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jc w:val="center"/>
        <w:rPr>
          <w:b w:val="1"/>
          <w:sz w:val="16"/>
          <w:szCs w:val="16"/>
        </w:rPr>
      </w:pPr>
      <w:bookmarkStart w:colFirst="0" w:colLast="0" w:name="_jeaw68f2xthw" w:id="0"/>
      <w:bookmarkEnd w:id="0"/>
      <w:r w:rsidDel="00000000" w:rsidR="00000000" w:rsidRPr="00000000">
        <w:rPr>
          <w:b w:val="1"/>
          <w:sz w:val="16"/>
          <w:szCs w:val="16"/>
          <w:rtl w:val="0"/>
        </w:rPr>
        <w:t xml:space="preserve">Black Rock City Honoraria</w:t>
      </w:r>
    </w:p>
    <w:p w:rsidR="00000000" w:rsidDel="00000000" w:rsidP="00000000" w:rsidRDefault="00000000" w:rsidRPr="00000000" w14:paraId="00000002">
      <w:pPr>
        <w:pStyle w:val="Subtitle"/>
        <w:pageBreakBefore w:val="0"/>
        <w:jc w:val="center"/>
        <w:rPr>
          <w:color w:val="000000"/>
          <w:sz w:val="16"/>
          <w:szCs w:val="16"/>
        </w:rPr>
      </w:pPr>
      <w:bookmarkStart w:colFirst="0" w:colLast="0" w:name="_q3mgo18ep0v7" w:id="1"/>
      <w:bookmarkEnd w:id="1"/>
      <w:r w:rsidDel="00000000" w:rsidR="00000000" w:rsidRPr="00000000">
        <w:rPr>
          <w:color w:val="000000"/>
          <w:sz w:val="16"/>
          <w:szCs w:val="16"/>
          <w:rtl w:val="0"/>
        </w:rPr>
        <w:t xml:space="preserve">2020 Full Proposal Preview</w:t>
      </w:r>
    </w:p>
    <w:p w:rsidR="00000000" w:rsidDel="00000000" w:rsidP="00000000" w:rsidRDefault="00000000" w:rsidRPr="00000000" w14:paraId="00000003">
      <w:pPr>
        <w:pageBreakBefore w:val="0"/>
        <w:rPr>
          <w:sz w:val="16"/>
          <w:szCs w:val="16"/>
        </w:rPr>
      </w:pPr>
      <w:r w:rsidDel="00000000" w:rsidR="00000000" w:rsidRPr="00000000">
        <w:rPr>
          <w:rtl w:val="0"/>
        </w:rPr>
      </w:r>
    </w:p>
    <w:p w:rsidR="00000000" w:rsidDel="00000000" w:rsidP="00000000" w:rsidRDefault="00000000" w:rsidRPr="00000000" w14:paraId="00000004">
      <w:pPr>
        <w:pStyle w:val="Heading2"/>
        <w:keepNext w:val="0"/>
        <w:keepLines w:val="0"/>
        <w:pageBreakBefore w:val="0"/>
        <w:spacing w:after="80" w:lineRule="auto"/>
        <w:jc w:val="center"/>
        <w:rPr>
          <w:sz w:val="16"/>
          <w:szCs w:val="16"/>
        </w:rPr>
      </w:pPr>
      <w:bookmarkStart w:colFirst="0" w:colLast="0" w:name="_eka8x49hhgbf" w:id="2"/>
      <w:bookmarkEnd w:id="2"/>
      <w:r w:rsidDel="00000000" w:rsidR="00000000" w:rsidRPr="00000000">
        <w:rPr>
          <w:b w:val="1"/>
          <w:sz w:val="16"/>
          <w:szCs w:val="16"/>
          <w:rtl w:val="0"/>
        </w:rPr>
        <w:t xml:space="preserve">Intro</w:t>
      </w:r>
      <w:r w:rsidDel="00000000" w:rsidR="00000000" w:rsidRPr="00000000">
        <w:rPr>
          <w:rtl w:val="0"/>
        </w:rPr>
      </w:r>
    </w:p>
    <w:p w:rsidR="00000000" w:rsidDel="00000000" w:rsidP="00000000" w:rsidRDefault="00000000" w:rsidRPr="00000000" w14:paraId="00000005">
      <w:pPr>
        <w:pageBreakBefore w:val="0"/>
        <w:spacing w:before="280" w:lineRule="auto"/>
        <w:rPr>
          <w:sz w:val="16"/>
          <w:szCs w:val="16"/>
        </w:rPr>
      </w:pPr>
      <w:r w:rsidDel="00000000" w:rsidR="00000000" w:rsidRPr="00000000">
        <w:rPr>
          <w:sz w:val="16"/>
          <w:szCs w:val="16"/>
          <w:rtl w:val="0"/>
        </w:rPr>
        <w:t xml:space="preserve">Thank you for wanting to share your creativity in Black Rock City!</w:t>
      </w:r>
    </w:p>
    <w:p w:rsidR="00000000" w:rsidDel="00000000" w:rsidP="00000000" w:rsidRDefault="00000000" w:rsidRPr="00000000" w14:paraId="00000006">
      <w:pPr>
        <w:pageBreakBefore w:val="0"/>
        <w:spacing w:before="280" w:lineRule="auto"/>
        <w:rPr>
          <w:b w:val="1"/>
          <w:sz w:val="16"/>
          <w:szCs w:val="16"/>
        </w:rPr>
      </w:pPr>
      <w:r w:rsidDel="00000000" w:rsidR="00000000" w:rsidRPr="00000000">
        <w:rPr>
          <w:sz w:val="16"/>
          <w:szCs w:val="16"/>
          <w:rtl w:val="0"/>
        </w:rPr>
        <w:t xml:space="preserve">You’ll see that some of the questions in this form have been pre-filled with the information you submitted with your Letter of Intent (LOI). Please feel free to leave them as-is, or edit, replace, or expand on each of them as needed. In some cases, the length limit is higher on this form than it was on the LOI to give you more space to explain your project. Note that these character limits are maximum and not recommended lengths; in many cases, a response that is substantially shorter than the maximum will sufficiently respond to the question.</w:t>
      </w:r>
      <w:r w:rsidDel="00000000" w:rsidR="00000000" w:rsidRPr="00000000">
        <w:rPr>
          <w:rtl w:val="0"/>
        </w:rPr>
      </w:r>
    </w:p>
    <w:p w:rsidR="00000000" w:rsidDel="00000000" w:rsidP="00000000" w:rsidRDefault="00000000" w:rsidRPr="00000000" w14:paraId="00000007">
      <w:pPr>
        <w:pageBreakBefore w:val="0"/>
        <w:spacing w:before="280" w:lineRule="auto"/>
        <w:rPr>
          <w:sz w:val="16"/>
          <w:szCs w:val="16"/>
        </w:rPr>
      </w:pPr>
      <w:r w:rsidDel="00000000" w:rsidR="00000000" w:rsidRPr="00000000">
        <w:rPr>
          <w:sz w:val="16"/>
          <w:szCs w:val="16"/>
          <w:rtl w:val="0"/>
        </w:rPr>
        <w:t xml:space="preserve">We understand that your project may have evolved since the LOI, but the general concept of the project must be the same as what was initially proposed.</w:t>
      </w:r>
    </w:p>
    <w:p w:rsidR="00000000" w:rsidDel="00000000" w:rsidP="00000000" w:rsidRDefault="00000000" w:rsidRPr="00000000" w14:paraId="00000008">
      <w:pPr>
        <w:pageBreakBefore w:val="0"/>
        <w:spacing w:before="280" w:lineRule="auto"/>
        <w:rPr>
          <w:b w:val="1"/>
        </w:rPr>
      </w:pPr>
      <w:r w:rsidDel="00000000" w:rsidR="00000000" w:rsidRPr="00000000">
        <w:rPr>
          <w:rtl w:val="0"/>
        </w:rPr>
        <w:t xml:space="preserve">The deadline to submit a full proposal is </w:t>
      </w:r>
      <w:r w:rsidDel="00000000" w:rsidR="00000000" w:rsidRPr="00000000">
        <w:rPr>
          <w:b w:val="1"/>
          <w:rtl w:val="0"/>
        </w:rPr>
        <w:t xml:space="preserve">January 22, 2020 at 5pm Pacific Time</w:t>
      </w:r>
      <w:r w:rsidDel="00000000" w:rsidR="00000000" w:rsidRPr="00000000">
        <w:rPr>
          <w:rtl w:val="0"/>
        </w:rPr>
        <w:t xml:space="preserve">. Late proposals will not be accepted. We will notify applicants by early March 2020.</w:t>
      </w:r>
      <w:r w:rsidDel="00000000" w:rsidR="00000000" w:rsidRPr="00000000">
        <w:rPr>
          <w:b w:val="1"/>
          <w:rtl w:val="0"/>
        </w:rPr>
        <w:tab/>
        <w:tab/>
        <w:t xml:space="preserve">    </w:t>
        <w:tab/>
        <w:tab/>
        <w:tab/>
        <w:t xml:space="preserve"> </w:t>
      </w:r>
    </w:p>
    <w:p w:rsidR="00000000" w:rsidDel="00000000" w:rsidP="00000000" w:rsidRDefault="00000000" w:rsidRPr="00000000" w14:paraId="00000009">
      <w:pPr>
        <w:pageBreakBefore w:val="0"/>
        <w:spacing w:before="280" w:lineRule="auto"/>
        <w:rPr/>
      </w:pPr>
      <w:r w:rsidDel="00000000" w:rsidR="00000000" w:rsidRPr="00000000">
        <w:rPr>
          <w:rtl w:val="0"/>
        </w:rPr>
        <w:t xml:space="preserve">Thank you!</w:t>
      </w:r>
    </w:p>
    <w:p w:rsidR="00000000" w:rsidDel="00000000" w:rsidP="00000000" w:rsidRDefault="00000000" w:rsidRPr="00000000" w14:paraId="0000000A">
      <w:pPr>
        <w:pageBreakBefore w:val="0"/>
        <w:spacing w:after="240" w:lineRule="auto"/>
        <w:rPr/>
      </w:pPr>
      <w:r w:rsidDel="00000000" w:rsidR="00000000" w:rsidRPr="00000000">
        <w:rPr>
          <w:rtl w:val="0"/>
        </w:rPr>
        <w:t xml:space="preserve"> </w:t>
      </w:r>
    </w:p>
    <w:p w:rsidR="00000000" w:rsidDel="00000000" w:rsidP="00000000" w:rsidRDefault="00000000" w:rsidRPr="00000000" w14:paraId="0000000B">
      <w:pPr>
        <w:pageBreakBefore w:val="0"/>
        <w:spacing w:after="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0C">
      <w:pPr>
        <w:pStyle w:val="Heading2"/>
        <w:keepNext w:val="0"/>
        <w:keepLines w:val="0"/>
        <w:pageBreakBefore w:val="0"/>
        <w:spacing w:after="80" w:lineRule="auto"/>
        <w:rPr>
          <w:sz w:val="20"/>
          <w:szCs w:val="20"/>
        </w:rPr>
      </w:pPr>
      <w:bookmarkStart w:colFirst="0" w:colLast="0" w:name="_lvltke2f5qt7" w:id="3"/>
      <w:bookmarkEnd w:id="3"/>
      <w:r w:rsidDel="00000000" w:rsidR="00000000" w:rsidRPr="00000000">
        <w:rPr>
          <w:rtl w:val="0"/>
        </w:rPr>
      </w:r>
    </w:p>
    <w:p w:rsidR="00000000" w:rsidDel="00000000" w:rsidP="00000000" w:rsidRDefault="00000000" w:rsidRPr="00000000" w14:paraId="0000000D">
      <w:pPr>
        <w:pStyle w:val="Heading2"/>
        <w:keepNext w:val="0"/>
        <w:keepLines w:val="0"/>
        <w:pageBreakBefore w:val="0"/>
        <w:spacing w:after="80" w:lineRule="auto"/>
        <w:rPr>
          <w:sz w:val="20"/>
          <w:szCs w:val="20"/>
        </w:rPr>
      </w:pPr>
      <w:bookmarkStart w:colFirst="0" w:colLast="0" w:name="_quq1zf2pumt7" w:id="4"/>
      <w:bookmarkEnd w:id="4"/>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2"/>
        <w:keepNext w:val="0"/>
        <w:keepLines w:val="0"/>
        <w:pageBreakBefore w:val="0"/>
        <w:spacing w:after="0" w:before="0" w:lineRule="auto"/>
        <w:jc w:val="center"/>
        <w:rPr>
          <w:sz w:val="22"/>
          <w:szCs w:val="22"/>
        </w:rPr>
      </w:pPr>
      <w:bookmarkStart w:colFirst="0" w:colLast="0" w:name="_cj1tz0ueel4l" w:id="5"/>
      <w:bookmarkEnd w:id="5"/>
      <w:r w:rsidDel="00000000" w:rsidR="00000000" w:rsidRPr="00000000">
        <w:rPr>
          <w:b w:val="1"/>
          <w:sz w:val="36"/>
          <w:szCs w:val="36"/>
          <w:rtl w:val="0"/>
        </w:rPr>
        <w:t xml:space="preserve">Summary</w:t>
      </w:r>
      <w:r w:rsidDel="00000000" w:rsidR="00000000" w:rsidRPr="00000000">
        <w:rPr>
          <w:b w:val="1"/>
          <w:sz w:val="20"/>
          <w:szCs w:val="20"/>
          <w:rtl w:val="0"/>
        </w:rPr>
        <w:br w:type="textWrapping"/>
      </w:r>
      <w:r w:rsidDel="00000000" w:rsidR="00000000" w:rsidRPr="00000000">
        <w:rPr>
          <w:b w:val="1"/>
          <w:sz w:val="22"/>
          <w:szCs w:val="22"/>
          <w:rtl w:val="0"/>
        </w:rPr>
        <w:t xml:space="preserve">*Asterisk Indicates Response Required</w:t>
      </w:r>
      <w:r w:rsidDel="00000000" w:rsidR="00000000" w:rsidRPr="00000000">
        <w:rPr>
          <w:rtl w:val="0"/>
        </w:rPr>
      </w:r>
    </w:p>
    <w:p w:rsidR="00000000" w:rsidDel="00000000" w:rsidP="00000000" w:rsidRDefault="00000000" w:rsidRPr="00000000" w14:paraId="0000000F">
      <w:pPr>
        <w:pStyle w:val="Heading4"/>
        <w:keepNext w:val="0"/>
        <w:keepLines w:val="0"/>
        <w:pageBreakBefore w:val="0"/>
        <w:spacing w:after="0" w:before="0" w:lineRule="auto"/>
        <w:rPr>
          <w:b w:val="1"/>
          <w:color w:val="000000"/>
          <w:sz w:val="20"/>
          <w:szCs w:val="20"/>
        </w:rPr>
      </w:pPr>
      <w:bookmarkStart w:colFirst="0" w:colLast="0" w:name="_vkewek5dobqk" w:id="6"/>
      <w:bookmarkEnd w:id="6"/>
      <w:r w:rsidDel="00000000" w:rsidR="00000000" w:rsidRPr="00000000">
        <w:rPr>
          <w:rtl w:val="0"/>
        </w:rPr>
      </w:r>
    </w:p>
    <w:p w:rsidR="00000000" w:rsidDel="00000000" w:rsidP="00000000" w:rsidRDefault="00000000" w:rsidRPr="00000000" w14:paraId="00000010">
      <w:pPr>
        <w:pStyle w:val="Heading4"/>
        <w:keepNext w:val="0"/>
        <w:keepLines w:val="0"/>
        <w:pageBreakBefore w:val="0"/>
        <w:spacing w:after="0" w:before="0" w:lineRule="auto"/>
        <w:rPr>
          <w:b w:val="1"/>
          <w:color w:val="000000"/>
        </w:rPr>
      </w:pPr>
      <w:bookmarkStart w:colFirst="0" w:colLast="0" w:name="_qt3j2jm9w1uj" w:id="7"/>
      <w:bookmarkEnd w:id="7"/>
      <w:r w:rsidDel="00000000" w:rsidR="00000000" w:rsidRPr="00000000">
        <w:rPr>
          <w:rtl w:val="0"/>
        </w:rPr>
      </w:r>
    </w:p>
    <w:p w:rsidR="00000000" w:rsidDel="00000000" w:rsidP="00000000" w:rsidRDefault="00000000" w:rsidRPr="00000000" w14:paraId="00000011">
      <w:pPr>
        <w:pStyle w:val="Heading4"/>
        <w:keepNext w:val="0"/>
        <w:keepLines w:val="0"/>
        <w:pageBreakBefore w:val="0"/>
        <w:spacing w:after="0" w:before="0" w:lineRule="auto"/>
        <w:rPr>
          <w:b w:val="1"/>
          <w:color w:val="6aa84f"/>
        </w:rPr>
      </w:pPr>
      <w:bookmarkStart w:colFirst="0" w:colLast="0" w:name="_x0dzcblmdwu2" w:id="8"/>
      <w:bookmarkEnd w:id="8"/>
      <w:r w:rsidDel="00000000" w:rsidR="00000000" w:rsidRPr="00000000">
        <w:rPr>
          <w:b w:val="1"/>
          <w:color w:val="6aa84f"/>
          <w:rtl w:val="0"/>
        </w:rPr>
        <w:t xml:space="preserve">Art Installation Title*</w:t>
      </w:r>
    </w:p>
    <w:p w:rsidR="00000000" w:rsidDel="00000000" w:rsidP="00000000" w:rsidRDefault="00000000" w:rsidRPr="00000000" w14:paraId="00000012">
      <w:pPr>
        <w:pStyle w:val="Heading4"/>
        <w:keepNext w:val="0"/>
        <w:keepLines w:val="0"/>
        <w:pageBreakBefore w:val="0"/>
        <w:spacing w:after="0" w:before="0" w:lineRule="auto"/>
        <w:rPr>
          <w:highlight w:val="yellow"/>
        </w:rPr>
      </w:pPr>
      <w:bookmarkStart w:colFirst="0" w:colLast="0" w:name="_rpa6dksdr4vf" w:id="9"/>
      <w:bookmarkEnd w:id="9"/>
      <w:r w:rsidDel="00000000" w:rsidR="00000000" w:rsidRPr="00000000">
        <w:rPr>
          <w:b w:val="1"/>
          <w:color w:val="6aa84f"/>
          <w:rtl w:val="0"/>
        </w:rPr>
        <w:br w:type="textWrapping"/>
      </w:r>
      <w:r w:rsidDel="00000000" w:rsidR="00000000" w:rsidRPr="00000000">
        <w:rPr>
          <w:rtl w:val="0"/>
        </w:rPr>
        <w:t xml:space="preserve">Revolutionary Labyrinth</w:t>
      </w:r>
      <w:r w:rsidDel="00000000" w:rsidR="00000000" w:rsidRPr="00000000">
        <w:rPr>
          <w:rtl w:val="0"/>
        </w:rPr>
      </w:r>
    </w:p>
    <w:p w:rsidR="00000000" w:rsidDel="00000000" w:rsidP="00000000" w:rsidRDefault="00000000" w:rsidRPr="00000000" w14:paraId="00000013">
      <w:pPr>
        <w:pageBreakBefore w:val="0"/>
        <w:rPr>
          <w:sz w:val="20"/>
          <w:szCs w:val="20"/>
        </w:rPr>
      </w:pPr>
      <w:r w:rsidDel="00000000" w:rsidR="00000000" w:rsidRPr="00000000">
        <w:rPr>
          <w:rtl w:val="0"/>
        </w:rPr>
      </w:r>
    </w:p>
    <w:p w:rsidR="00000000" w:rsidDel="00000000" w:rsidP="00000000" w:rsidRDefault="00000000" w:rsidRPr="00000000" w14:paraId="00000014">
      <w:pPr>
        <w:pageBreakBefore w:val="0"/>
        <w:rPr>
          <w:sz w:val="20"/>
          <w:szCs w:val="20"/>
        </w:rPr>
      </w:pPr>
      <w:r w:rsidDel="00000000" w:rsidR="00000000" w:rsidRPr="00000000">
        <w:rPr>
          <w:rtl w:val="0"/>
        </w:rPr>
      </w:r>
    </w:p>
    <w:p w:rsidR="00000000" w:rsidDel="00000000" w:rsidP="00000000" w:rsidRDefault="00000000" w:rsidRPr="00000000" w14:paraId="00000015">
      <w:pPr>
        <w:pageBreakBefore w:val="0"/>
        <w:rPr>
          <w:sz w:val="16"/>
          <w:szCs w:val="16"/>
          <w:highlight w:val="white"/>
        </w:rPr>
      </w:pPr>
      <w:r w:rsidDel="00000000" w:rsidR="00000000" w:rsidRPr="00000000">
        <w:rPr>
          <w:rtl w:val="0"/>
        </w:rPr>
      </w:r>
    </w:p>
    <w:p w:rsidR="00000000" w:rsidDel="00000000" w:rsidP="00000000" w:rsidRDefault="00000000" w:rsidRPr="00000000" w14:paraId="00000016">
      <w:pPr>
        <w:pStyle w:val="Heading4"/>
        <w:keepNext w:val="0"/>
        <w:keepLines w:val="0"/>
        <w:pageBreakBefore w:val="0"/>
        <w:spacing w:after="0" w:before="0" w:lineRule="auto"/>
        <w:rPr>
          <w:sz w:val="18"/>
          <w:szCs w:val="18"/>
        </w:rPr>
      </w:pPr>
      <w:bookmarkStart w:colFirst="0" w:colLast="0" w:name="_nwqa77jtapc8" w:id="10"/>
      <w:bookmarkEnd w:id="10"/>
      <w:r w:rsidDel="00000000" w:rsidR="00000000" w:rsidRPr="00000000">
        <w:rPr>
          <w:b w:val="1"/>
          <w:color w:val="6aa84f"/>
          <w:rtl w:val="0"/>
        </w:rPr>
        <w:t xml:space="preserve">Artist Group, Collective or Organization Name</w:t>
      </w:r>
      <w:r w:rsidDel="00000000" w:rsidR="00000000" w:rsidRPr="00000000">
        <w:rPr>
          <w:b w:val="1"/>
          <w:color w:val="6aa84f"/>
          <w:sz w:val="20"/>
          <w:szCs w:val="20"/>
          <w:rtl w:val="0"/>
        </w:rPr>
        <w:br w:type="textWrapping"/>
      </w:r>
      <w:r w:rsidDel="00000000" w:rsidR="00000000" w:rsidRPr="00000000">
        <w:rPr>
          <w:color w:val="000000"/>
          <w:sz w:val="18"/>
          <w:szCs w:val="18"/>
          <w:rtl w:val="0"/>
        </w:rPr>
        <w:t xml:space="preserve">If applicable.</w:t>
      </w:r>
      <w:r w:rsidDel="00000000" w:rsidR="00000000" w:rsidRPr="00000000">
        <w:rPr>
          <w:b w:val="1"/>
          <w:sz w:val="18"/>
          <w:szCs w:val="18"/>
          <w:rtl w:val="0"/>
        </w:rPr>
        <w:br w:type="textWrapping"/>
      </w:r>
      <w:r w:rsidDel="00000000" w:rsidR="00000000" w:rsidRPr="00000000">
        <w:rPr>
          <w:sz w:val="18"/>
          <w:szCs w:val="18"/>
          <w:rtl w:val="0"/>
        </w:rPr>
        <w:t xml:space="preserve">Up to 255 characters of text</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sz w:val="24"/>
          <w:szCs w:val="24"/>
        </w:rPr>
      </w:pPr>
      <w:r w:rsidDel="00000000" w:rsidR="00000000" w:rsidRPr="00000000">
        <w:rPr>
          <w:sz w:val="24"/>
          <w:szCs w:val="24"/>
          <w:rtl w:val="0"/>
        </w:rPr>
        <w:t xml:space="preserve">Nostalgia Purgatory</w:t>
      </w:r>
    </w:p>
    <w:p w:rsidR="00000000" w:rsidDel="00000000" w:rsidP="00000000" w:rsidRDefault="00000000" w:rsidRPr="00000000" w14:paraId="00000019">
      <w:pPr>
        <w:pageBreakBefore w:val="0"/>
        <w:rPr>
          <w:sz w:val="20"/>
          <w:szCs w:val="20"/>
        </w:rPr>
      </w:pPr>
      <w:r w:rsidDel="00000000" w:rsidR="00000000" w:rsidRPr="00000000">
        <w:rPr>
          <w:rtl w:val="0"/>
        </w:rPr>
      </w:r>
    </w:p>
    <w:p w:rsidR="00000000" w:rsidDel="00000000" w:rsidP="00000000" w:rsidRDefault="00000000" w:rsidRPr="00000000" w14:paraId="0000001A">
      <w:pPr>
        <w:pStyle w:val="Heading4"/>
        <w:keepNext w:val="0"/>
        <w:keepLines w:val="0"/>
        <w:pageBreakBefore w:val="0"/>
        <w:spacing w:after="0" w:before="0" w:lineRule="auto"/>
        <w:rPr>
          <w:b w:val="1"/>
          <w:color w:val="6aa84f"/>
        </w:rPr>
      </w:pPr>
      <w:bookmarkStart w:colFirst="0" w:colLast="0" w:name="_atj3hp2d1wwh" w:id="11"/>
      <w:bookmarkEnd w:id="11"/>
      <w:r w:rsidDel="00000000" w:rsidR="00000000" w:rsidRPr="00000000">
        <w:rPr>
          <w:b w:val="1"/>
          <w:color w:val="6aa84f"/>
          <w:rtl w:val="0"/>
        </w:rPr>
        <w:t xml:space="preserve">Artist or Collective Bio*</w:t>
      </w:r>
    </w:p>
    <w:p w:rsidR="00000000" w:rsidDel="00000000" w:rsidP="00000000" w:rsidRDefault="00000000" w:rsidRPr="00000000" w14:paraId="0000001B">
      <w:pPr>
        <w:pageBreakBefore w:val="0"/>
        <w:rPr>
          <w:color w:val="666666"/>
          <w:sz w:val="18"/>
          <w:szCs w:val="18"/>
        </w:rPr>
      </w:pPr>
      <w:r w:rsidDel="00000000" w:rsidR="00000000" w:rsidRPr="00000000">
        <w:rPr>
          <w:color w:val="666666"/>
          <w:sz w:val="18"/>
          <w:szCs w:val="18"/>
          <w:rtl w:val="0"/>
        </w:rPr>
        <w:t xml:space="preserve">Up to 500 characters of text.</w:t>
      </w:r>
    </w:p>
    <w:p w:rsidR="00000000" w:rsidDel="00000000" w:rsidP="00000000" w:rsidRDefault="00000000" w:rsidRPr="00000000" w14:paraId="0000001C">
      <w:pPr>
        <w:pageBreakBefore w:val="0"/>
        <w:rPr>
          <w:b w:val="1"/>
          <w:sz w:val="20"/>
          <w:szCs w:val="20"/>
        </w:rPr>
      </w:pPr>
      <w:r w:rsidDel="00000000" w:rsidR="00000000" w:rsidRPr="00000000">
        <w:rPr>
          <w:rtl w:val="0"/>
        </w:rPr>
      </w:r>
    </w:p>
    <w:p w:rsidR="00000000" w:rsidDel="00000000" w:rsidP="00000000" w:rsidRDefault="00000000" w:rsidRPr="00000000" w14:paraId="0000001D">
      <w:pPr>
        <w:pageBreakBefore w:val="0"/>
        <w:rPr>
          <w:sz w:val="24"/>
          <w:szCs w:val="24"/>
        </w:rPr>
      </w:pPr>
      <w:r w:rsidDel="00000000" w:rsidR="00000000" w:rsidRPr="00000000">
        <w:rPr>
          <w:sz w:val="24"/>
          <w:szCs w:val="24"/>
          <w:rtl w:val="0"/>
        </w:rPr>
        <w:t xml:space="preserve">I</w:t>
      </w:r>
      <w:commentRangeStart w:id="0"/>
      <w:commentRangeStart w:id="1"/>
      <w:r w:rsidDel="00000000" w:rsidR="00000000" w:rsidRPr="00000000">
        <w:rPr>
          <w:sz w:val="24"/>
          <w:szCs w:val="24"/>
          <w:rtl w:val="0"/>
        </w:rPr>
        <w:t xml:space="preserve"> began “Nostalgia Purgatory” in June 2018 for making collaborative immersive theater and narrative-evoking environments. My evolving team and I create interactive spaces for audiences to explore fiction, history, and surrealist scenes in full sensory settings. Themes of “choose your own adventure” are present in my work, rewarding participants for their curiosity and inviting people to dig deep in the setting presented to them in order to discover an embedded story or sensory affect.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E">
      <w:pPr>
        <w:pageBreakBefore w:val="0"/>
        <w:rPr>
          <w:b w:val="1"/>
          <w:sz w:val="20"/>
          <w:szCs w:val="20"/>
        </w:rPr>
      </w:pPr>
      <w:r w:rsidDel="00000000" w:rsidR="00000000" w:rsidRPr="00000000">
        <w:rPr>
          <w:rtl w:val="0"/>
        </w:rPr>
      </w:r>
    </w:p>
    <w:p w:rsidR="00000000" w:rsidDel="00000000" w:rsidP="00000000" w:rsidRDefault="00000000" w:rsidRPr="00000000" w14:paraId="0000001F">
      <w:pPr>
        <w:pStyle w:val="Heading4"/>
        <w:keepNext w:val="0"/>
        <w:keepLines w:val="0"/>
        <w:pageBreakBefore w:val="0"/>
        <w:spacing w:after="0" w:before="0" w:lineRule="auto"/>
        <w:rPr>
          <w:b w:val="1"/>
          <w:color w:val="6aa84f"/>
        </w:rPr>
      </w:pPr>
      <w:bookmarkStart w:colFirst="0" w:colLast="0" w:name="_5ba4a4csdfzy" w:id="12"/>
      <w:bookmarkEnd w:id="12"/>
      <w:r w:rsidDel="00000000" w:rsidR="00000000" w:rsidRPr="00000000">
        <w:rPr>
          <w:b w:val="1"/>
          <w:color w:val="6aa84f"/>
          <w:rtl w:val="0"/>
        </w:rPr>
        <w:t xml:space="preserve">Project Website</w:t>
      </w:r>
    </w:p>
    <w:p w:rsidR="00000000" w:rsidDel="00000000" w:rsidP="00000000" w:rsidRDefault="00000000" w:rsidRPr="00000000" w14:paraId="00000020">
      <w:pPr>
        <w:pStyle w:val="Heading6"/>
        <w:pageBreakBefore w:val="0"/>
        <w:spacing w:after="0" w:before="0" w:lineRule="auto"/>
        <w:rPr>
          <w:color w:val="000000"/>
          <w:sz w:val="20"/>
          <w:szCs w:val="20"/>
        </w:rPr>
      </w:pPr>
      <w:bookmarkStart w:colFirst="0" w:colLast="0" w:name="_64apxhymxd83" w:id="13"/>
      <w:bookmarkEnd w:id="13"/>
      <w:r w:rsidDel="00000000" w:rsidR="00000000" w:rsidRPr="00000000">
        <w:rPr>
          <w:color w:val="000000"/>
          <w:sz w:val="20"/>
          <w:szCs w:val="20"/>
          <w:rtl w:val="0"/>
        </w:rPr>
        <w:t xml:space="preserve">If you already have a website for this project, share the link here.​ </w:t>
      </w:r>
    </w:p>
    <w:p w:rsidR="00000000" w:rsidDel="00000000" w:rsidP="00000000" w:rsidRDefault="00000000" w:rsidRPr="00000000" w14:paraId="00000021">
      <w:pPr>
        <w:pStyle w:val="Heading6"/>
        <w:pageBreakBefore w:val="0"/>
        <w:spacing w:after="0" w:before="0" w:lineRule="auto"/>
        <w:rPr>
          <w:color w:val="000000"/>
          <w:sz w:val="20"/>
          <w:szCs w:val="20"/>
        </w:rPr>
      </w:pPr>
      <w:bookmarkStart w:colFirst="0" w:colLast="0" w:name="_e2yf3i7b7mhc" w:id="14"/>
      <w:bookmarkEnd w:id="14"/>
      <w:r w:rsidDel="00000000" w:rsidR="00000000" w:rsidRPr="00000000">
        <w:rPr>
          <w:color w:val="000000"/>
          <w:sz w:val="20"/>
          <w:szCs w:val="20"/>
          <w:rtl w:val="0"/>
        </w:rPr>
        <w:t xml:space="preserve">Please use a valid URL format, including "http://" and use all lowercase letters.</w:t>
      </w:r>
    </w:p>
    <w:p w:rsidR="00000000" w:rsidDel="00000000" w:rsidP="00000000" w:rsidRDefault="00000000" w:rsidRPr="00000000" w14:paraId="00000022">
      <w:pPr>
        <w:pageBreakBefore w:val="0"/>
        <w:rPr>
          <w:sz w:val="20"/>
          <w:szCs w:val="20"/>
        </w:rPr>
      </w:pPr>
      <w:r w:rsidDel="00000000" w:rsidR="00000000" w:rsidRPr="00000000">
        <w:rPr>
          <w:sz w:val="20"/>
          <w:szCs w:val="20"/>
          <w:rtl w:val="0"/>
        </w:rPr>
        <w:t xml:space="preserve"> </w:t>
      </w:r>
    </w:p>
    <w:p w:rsidR="00000000" w:rsidDel="00000000" w:rsidP="00000000" w:rsidRDefault="00000000" w:rsidRPr="00000000" w14:paraId="00000023">
      <w:pPr>
        <w:pStyle w:val="Heading4"/>
        <w:keepNext w:val="0"/>
        <w:keepLines w:val="0"/>
        <w:pageBreakBefore w:val="0"/>
        <w:spacing w:after="0" w:before="0" w:lineRule="auto"/>
        <w:rPr>
          <w:b w:val="1"/>
          <w:color w:val="000000"/>
        </w:rPr>
      </w:pPr>
      <w:bookmarkStart w:colFirst="0" w:colLast="0" w:name="_sjmo3odhkw0x" w:id="15"/>
      <w:bookmarkEnd w:id="15"/>
      <w:r w:rsidDel="00000000" w:rsidR="00000000" w:rsidRPr="00000000">
        <w:rPr>
          <w:b w:val="1"/>
          <w:color w:val="000000"/>
          <w:rtl w:val="0"/>
        </w:rPr>
        <w:t xml:space="preserve">Artist Group, Collective or Organization Website</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Style w:val="Heading4"/>
        <w:keepNext w:val="0"/>
        <w:keepLines w:val="0"/>
        <w:pageBreakBefore w:val="0"/>
        <w:spacing w:after="0" w:before="0" w:lineRule="auto"/>
        <w:rPr/>
      </w:pPr>
      <w:bookmarkStart w:colFirst="0" w:colLast="0" w:name="_3jwll0buwmww" w:id="16"/>
      <w:bookmarkEnd w:id="16"/>
      <w:r w:rsidDel="00000000" w:rsidR="00000000" w:rsidRPr="00000000">
        <w:rPr>
          <w:rtl w:val="0"/>
        </w:rPr>
        <w:t xml:space="preserve"> (can put NostalgiaPurgatory.com but need to edit website to reflect current project. Last priority)</w:t>
      </w:r>
    </w:p>
    <w:p w:rsidR="00000000" w:rsidDel="00000000" w:rsidP="00000000" w:rsidRDefault="00000000" w:rsidRPr="00000000" w14:paraId="00000026">
      <w:pPr>
        <w:pageBreakBefore w:val="0"/>
        <w:rPr>
          <w:sz w:val="20"/>
          <w:szCs w:val="20"/>
        </w:rPr>
      </w:pPr>
      <w:r w:rsidDel="00000000" w:rsidR="00000000" w:rsidRPr="00000000">
        <w:rPr>
          <w:rtl w:val="0"/>
        </w:rPr>
      </w:r>
    </w:p>
    <w:p w:rsidR="00000000" w:rsidDel="00000000" w:rsidP="00000000" w:rsidRDefault="00000000" w:rsidRPr="00000000" w14:paraId="00000027">
      <w:pPr>
        <w:pageBreakBefore w:val="0"/>
        <w:rPr>
          <w:sz w:val="20"/>
          <w:szCs w:val="20"/>
        </w:rPr>
      </w:pPr>
      <w:r w:rsidDel="00000000" w:rsidR="00000000" w:rsidRPr="00000000">
        <w:rPr>
          <w:rtl w:val="0"/>
        </w:rPr>
      </w:r>
    </w:p>
    <w:p w:rsidR="00000000" w:rsidDel="00000000" w:rsidP="00000000" w:rsidRDefault="00000000" w:rsidRPr="00000000" w14:paraId="00000028">
      <w:pPr>
        <w:pStyle w:val="Heading2"/>
        <w:keepNext w:val="0"/>
        <w:keepLines w:val="0"/>
        <w:pageBreakBefore w:val="0"/>
        <w:spacing w:after="0" w:before="0" w:lineRule="auto"/>
        <w:jc w:val="center"/>
        <w:rPr>
          <w:b w:val="1"/>
          <w:sz w:val="36"/>
          <w:szCs w:val="36"/>
        </w:rPr>
      </w:pPr>
      <w:bookmarkStart w:colFirst="0" w:colLast="0" w:name="_wwau6acqhdhk" w:id="17"/>
      <w:bookmarkEnd w:id="17"/>
      <w:r w:rsidDel="00000000" w:rsidR="00000000" w:rsidRPr="00000000">
        <w:rPr>
          <w:rtl w:val="0"/>
        </w:rPr>
      </w:r>
    </w:p>
    <w:p w:rsidR="00000000" w:rsidDel="00000000" w:rsidP="00000000" w:rsidRDefault="00000000" w:rsidRPr="00000000" w14:paraId="00000029">
      <w:pPr>
        <w:pStyle w:val="Heading2"/>
        <w:keepNext w:val="0"/>
        <w:keepLines w:val="0"/>
        <w:pageBreakBefore w:val="0"/>
        <w:spacing w:after="0" w:before="0" w:lineRule="auto"/>
        <w:jc w:val="center"/>
        <w:rPr>
          <w:b w:val="1"/>
          <w:sz w:val="36"/>
          <w:szCs w:val="36"/>
        </w:rPr>
      </w:pPr>
      <w:bookmarkStart w:colFirst="0" w:colLast="0" w:name="_urs7tick9bnx" w:id="18"/>
      <w:bookmarkEnd w:id="18"/>
      <w:r w:rsidDel="00000000" w:rsidR="00000000" w:rsidRPr="00000000">
        <w:rPr>
          <w:rtl w:val="0"/>
        </w:rPr>
      </w:r>
    </w:p>
    <w:p w:rsidR="00000000" w:rsidDel="00000000" w:rsidP="00000000" w:rsidRDefault="00000000" w:rsidRPr="00000000" w14:paraId="0000002A">
      <w:pPr>
        <w:pStyle w:val="Heading2"/>
        <w:keepNext w:val="0"/>
        <w:keepLines w:val="0"/>
        <w:pageBreakBefore w:val="0"/>
        <w:spacing w:after="0" w:before="0" w:lineRule="auto"/>
        <w:jc w:val="center"/>
        <w:rPr>
          <w:b w:val="1"/>
          <w:sz w:val="36"/>
          <w:szCs w:val="36"/>
        </w:rPr>
      </w:pPr>
      <w:bookmarkStart w:colFirst="0" w:colLast="0" w:name="_f59pl4vyk2e1" w:id="19"/>
      <w:bookmarkEnd w:id="19"/>
      <w:r w:rsidDel="00000000" w:rsidR="00000000" w:rsidRPr="00000000">
        <w:rPr>
          <w:rtl w:val="0"/>
        </w:rPr>
      </w:r>
    </w:p>
    <w:p w:rsidR="00000000" w:rsidDel="00000000" w:rsidP="00000000" w:rsidRDefault="00000000" w:rsidRPr="00000000" w14:paraId="0000002B">
      <w:pPr>
        <w:pStyle w:val="Heading2"/>
        <w:keepNext w:val="0"/>
        <w:keepLines w:val="0"/>
        <w:pageBreakBefore w:val="0"/>
        <w:spacing w:after="0" w:before="0" w:lineRule="auto"/>
        <w:jc w:val="center"/>
        <w:rPr>
          <w:b w:val="1"/>
          <w:sz w:val="36"/>
          <w:szCs w:val="36"/>
        </w:rPr>
      </w:pPr>
      <w:bookmarkStart w:colFirst="0" w:colLast="0" w:name="_xow43gr19gsp" w:id="20"/>
      <w:bookmarkEnd w:id="20"/>
      <w:r w:rsidDel="00000000" w:rsidR="00000000" w:rsidRPr="00000000">
        <w:rPr>
          <w:rtl w:val="0"/>
        </w:rPr>
      </w:r>
    </w:p>
    <w:p w:rsidR="00000000" w:rsidDel="00000000" w:rsidP="00000000" w:rsidRDefault="00000000" w:rsidRPr="00000000" w14:paraId="0000002C">
      <w:pPr>
        <w:pStyle w:val="Heading2"/>
        <w:keepNext w:val="0"/>
        <w:keepLines w:val="0"/>
        <w:pageBreakBefore w:val="0"/>
        <w:spacing w:after="0" w:before="0" w:lineRule="auto"/>
        <w:jc w:val="center"/>
        <w:rPr>
          <w:sz w:val="24"/>
          <w:szCs w:val="24"/>
        </w:rPr>
      </w:pPr>
      <w:bookmarkStart w:colFirst="0" w:colLast="0" w:name="_rwre5xs5ugdu" w:id="21"/>
      <w:bookmarkEnd w:id="21"/>
      <w:r w:rsidDel="00000000" w:rsidR="00000000" w:rsidRPr="00000000">
        <w:rPr>
          <w:b w:val="1"/>
          <w:sz w:val="36"/>
          <w:szCs w:val="36"/>
          <w:rtl w:val="0"/>
        </w:rPr>
        <w:t xml:space="preserve">Project Narrative</w:t>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Style w:val="Heading4"/>
        <w:pageBreakBefore w:val="0"/>
        <w:spacing w:after="0" w:before="0" w:lineRule="auto"/>
        <w:rPr>
          <w:b w:val="1"/>
          <w:sz w:val="18"/>
          <w:szCs w:val="18"/>
        </w:rPr>
      </w:pPr>
      <w:bookmarkStart w:colFirst="0" w:colLast="0" w:name="_fr9y60mh95c7" w:id="22"/>
      <w:bookmarkEnd w:id="22"/>
      <w:r w:rsidDel="00000000" w:rsidR="00000000" w:rsidRPr="00000000">
        <w:rPr>
          <w:b w:val="1"/>
          <w:color w:val="6aa84f"/>
          <w:rtl w:val="0"/>
        </w:rPr>
        <w:t xml:space="preserve">Project Summary*</w:t>
        <w:br w:type="textWrapping"/>
      </w:r>
      <w:r w:rsidDel="00000000" w:rsidR="00000000" w:rsidRPr="00000000">
        <w:rPr>
          <w:sz w:val="18"/>
          <w:szCs w:val="18"/>
          <w:rtl w:val="0"/>
        </w:rPr>
        <w:t xml:space="preserve">Up to 300 characters of text</w:t>
      </w:r>
      <w:r w:rsidDel="00000000" w:rsidR="00000000" w:rsidRPr="00000000">
        <w:rPr>
          <w:rtl w:val="0"/>
        </w:rPr>
      </w:r>
    </w:p>
    <w:p w:rsidR="00000000" w:rsidDel="00000000" w:rsidP="00000000" w:rsidRDefault="00000000" w:rsidRPr="00000000" w14:paraId="0000002F">
      <w:pPr>
        <w:pStyle w:val="Heading6"/>
        <w:pageBreakBefore w:val="0"/>
        <w:spacing w:after="0" w:before="0" w:lineRule="auto"/>
        <w:rPr>
          <w:color w:val="000000"/>
          <w:sz w:val="20"/>
          <w:szCs w:val="20"/>
        </w:rPr>
      </w:pPr>
      <w:bookmarkStart w:colFirst="0" w:colLast="0" w:name="_c0jexmqqp999" w:id="23"/>
      <w:bookmarkEnd w:id="23"/>
      <w:r w:rsidDel="00000000" w:rsidR="00000000" w:rsidRPr="00000000">
        <w:rPr>
          <w:color w:val="000000"/>
          <w:sz w:val="20"/>
          <w:szCs w:val="20"/>
          <w:rtl w:val="0"/>
        </w:rPr>
        <w:tab/>
        <w:t xml:space="preserve"> </w:t>
        <w:tab/>
        <w:t xml:space="preserve"> </w:t>
        <w:tab/>
      </w:r>
    </w:p>
    <w:p w:rsidR="00000000" w:rsidDel="00000000" w:rsidP="00000000" w:rsidRDefault="00000000" w:rsidRPr="00000000" w14:paraId="00000030">
      <w:pPr>
        <w:pStyle w:val="Heading6"/>
        <w:pageBreakBefore w:val="0"/>
        <w:spacing w:after="0" w:line="276" w:lineRule="auto"/>
        <w:rPr>
          <w:i w:val="0"/>
          <w:color w:val="000000"/>
          <w:sz w:val="24"/>
          <w:szCs w:val="24"/>
        </w:rPr>
      </w:pPr>
      <w:bookmarkStart w:colFirst="0" w:colLast="0" w:name="_m649dqdp0usi" w:id="24"/>
      <w:bookmarkEnd w:id="24"/>
      <w:r w:rsidDel="00000000" w:rsidR="00000000" w:rsidRPr="00000000">
        <w:rPr>
          <w:i w:val="0"/>
          <w:color w:val="000000"/>
          <w:sz w:val="24"/>
          <w:szCs w:val="24"/>
          <w:rtl w:val="0"/>
        </w:rPr>
        <w:t xml:space="preserve">A labyrinthine grid of revolving rooms that link together unique works of installation art. </w:t>
      </w:r>
      <w:r w:rsidDel="00000000" w:rsidR="00000000" w:rsidRPr="00000000">
        <w:rPr>
          <w:i w:val="0"/>
          <w:color w:val="000000"/>
          <w:sz w:val="24"/>
          <w:szCs w:val="24"/>
          <w:rtl w:val="0"/>
        </w:rPr>
        <w:t xml:space="preserve">Manipulatable pathways will entice the participant to come back many times to try new combinations of revolutions, leading them to find a microcosmic multiverse of art that has yet to be seen. </w:t>
      </w:r>
      <w:r w:rsidDel="00000000" w:rsidR="00000000" w:rsidRPr="00000000">
        <w:rPr>
          <w:rtl w:val="0"/>
        </w:rPr>
      </w:r>
    </w:p>
    <w:p w:rsidR="00000000" w:rsidDel="00000000" w:rsidP="00000000" w:rsidRDefault="00000000" w:rsidRPr="00000000" w14:paraId="00000031">
      <w:pPr>
        <w:pStyle w:val="Heading6"/>
        <w:pageBreakBefore w:val="0"/>
        <w:spacing w:after="0" w:before="0" w:lineRule="auto"/>
        <w:rPr>
          <w:color w:val="000000"/>
          <w:sz w:val="20"/>
          <w:szCs w:val="20"/>
        </w:rPr>
      </w:pPr>
      <w:bookmarkStart w:colFirst="0" w:colLast="0" w:name="_9dugcw38yhjx" w:id="25"/>
      <w:bookmarkEnd w:id="25"/>
      <w:r w:rsidDel="00000000" w:rsidR="00000000" w:rsidRPr="00000000">
        <w:rPr>
          <w:rtl w:val="0"/>
        </w:rPr>
      </w:r>
    </w:p>
    <w:p w:rsidR="00000000" w:rsidDel="00000000" w:rsidP="00000000" w:rsidRDefault="00000000" w:rsidRPr="00000000" w14:paraId="00000032">
      <w:pPr>
        <w:pageBreakBefore w:val="0"/>
        <w:rPr>
          <w:sz w:val="20"/>
          <w:szCs w:val="20"/>
        </w:rPr>
      </w:pPr>
      <w:r w:rsidDel="00000000" w:rsidR="00000000" w:rsidRPr="00000000">
        <w:rPr>
          <w:rtl w:val="0"/>
        </w:rPr>
      </w:r>
    </w:p>
    <w:p w:rsidR="00000000" w:rsidDel="00000000" w:rsidP="00000000" w:rsidRDefault="00000000" w:rsidRPr="00000000" w14:paraId="00000033">
      <w:pPr>
        <w:pageBreakBefore w:val="0"/>
        <w:rPr>
          <w:sz w:val="20"/>
          <w:szCs w:val="20"/>
        </w:rPr>
      </w:pPr>
      <w:r w:rsidDel="00000000" w:rsidR="00000000" w:rsidRPr="00000000">
        <w:rPr>
          <w:rtl w:val="0"/>
        </w:rPr>
      </w:r>
    </w:p>
    <w:p w:rsidR="00000000" w:rsidDel="00000000" w:rsidP="00000000" w:rsidRDefault="00000000" w:rsidRPr="00000000" w14:paraId="00000034">
      <w:pPr>
        <w:pStyle w:val="Heading4"/>
        <w:keepNext w:val="0"/>
        <w:keepLines w:val="0"/>
        <w:pageBreakBefore w:val="0"/>
        <w:spacing w:after="0" w:before="0" w:lineRule="auto"/>
        <w:rPr>
          <w:b w:val="1"/>
          <w:sz w:val="18"/>
          <w:szCs w:val="18"/>
        </w:rPr>
      </w:pPr>
      <w:bookmarkStart w:colFirst="0" w:colLast="0" w:name="_bsueo13c0wsq" w:id="26"/>
      <w:bookmarkEnd w:id="26"/>
      <w:r w:rsidDel="00000000" w:rsidR="00000000" w:rsidRPr="00000000">
        <w:rPr>
          <w:b w:val="1"/>
          <w:color w:val="93c47d"/>
          <w:rtl w:val="0"/>
        </w:rPr>
        <w:t xml:space="preserve">Physical Description*</w:t>
      </w:r>
      <w:r w:rsidDel="00000000" w:rsidR="00000000" w:rsidRPr="00000000">
        <w:rPr>
          <w:b w:val="1"/>
          <w:color w:val="93c47d"/>
          <w:sz w:val="20"/>
          <w:szCs w:val="20"/>
          <w:rtl w:val="0"/>
        </w:rPr>
        <w:br w:type="textWrapping"/>
      </w:r>
      <w:r w:rsidDel="00000000" w:rsidR="00000000" w:rsidRPr="00000000">
        <w:rPr>
          <w:sz w:val="18"/>
          <w:szCs w:val="18"/>
          <w:rtl w:val="0"/>
        </w:rPr>
        <w:t xml:space="preserve">Up to 1000 characters of text</w:t>
      </w:r>
      <w:r w:rsidDel="00000000" w:rsidR="00000000" w:rsidRPr="00000000">
        <w:rPr>
          <w:rtl w:val="0"/>
        </w:rPr>
      </w:r>
    </w:p>
    <w:p w:rsidR="00000000" w:rsidDel="00000000" w:rsidP="00000000" w:rsidRDefault="00000000" w:rsidRPr="00000000" w14:paraId="00000035">
      <w:pPr>
        <w:pStyle w:val="Heading6"/>
        <w:pageBreakBefore w:val="0"/>
        <w:spacing w:after="0" w:before="0" w:lineRule="auto"/>
        <w:rPr>
          <w:color w:val="000000"/>
          <w:sz w:val="20"/>
          <w:szCs w:val="20"/>
        </w:rPr>
      </w:pPr>
      <w:bookmarkStart w:colFirst="0" w:colLast="0" w:name="_9ouhq0imdkkv" w:id="27"/>
      <w:bookmarkEnd w:id="27"/>
      <w:r w:rsidDel="00000000" w:rsidR="00000000" w:rsidRPr="00000000">
        <w:rPr>
          <w:color w:val="000000"/>
          <w:sz w:val="20"/>
          <w:szCs w:val="20"/>
          <w:rtl w:val="0"/>
        </w:rPr>
        <w:t xml:space="preserve">Share a physical description of the proposed installation. What will the project look like? What will its visual impact be?</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Style w:val="Heading6"/>
        <w:pageBreakBefore w:val="0"/>
        <w:spacing w:after="0" w:before="0" w:lineRule="auto"/>
        <w:rPr/>
      </w:pPr>
      <w:bookmarkStart w:colFirst="0" w:colLast="0" w:name="_1q8zgz3snff" w:id="28"/>
      <w:bookmarkEnd w:id="28"/>
      <w:r w:rsidDel="00000000" w:rsidR="00000000" w:rsidRPr="00000000">
        <w:rPr>
          <w:color w:val="000000"/>
          <w:sz w:val="20"/>
          <w:szCs w:val="20"/>
          <w:rtl w:val="0"/>
        </w:rPr>
        <w:t xml:space="preserve">If you are incorporating fire into your artwork, detailed questions will be asked later in this application.</w:t>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ab/>
        <w:t xml:space="preserve"> </w:t>
        <w:tab/>
        <w:t xml:space="preserve"> </w:t>
        <w:tab/>
      </w:r>
    </w:p>
    <w:p w:rsidR="00000000" w:rsidDel="00000000" w:rsidP="00000000" w:rsidRDefault="00000000" w:rsidRPr="00000000" w14:paraId="00000039">
      <w:pPr>
        <w:pageBreakBefore w:val="0"/>
        <w:spacing w:before="240" w:line="276" w:lineRule="auto"/>
        <w:rPr>
          <w:sz w:val="20"/>
          <w:szCs w:val="20"/>
        </w:rPr>
      </w:pPr>
      <w:commentRangeStart w:id="2"/>
      <w:r w:rsidDel="00000000" w:rsidR="00000000" w:rsidRPr="00000000">
        <w:rPr>
          <w:sz w:val="24"/>
          <w:szCs w:val="24"/>
          <w:rtl w:val="0"/>
        </w:rPr>
        <w:t xml:space="preserve">The labyrinth is a grid of 13 cylindrical alcoves housing unique works of multisensory installation art</w:t>
      </w:r>
      <w:commentRangeEnd w:id="2"/>
      <w:r w:rsidDel="00000000" w:rsidR="00000000" w:rsidRPr="00000000">
        <w:commentReference w:id="2"/>
      </w:r>
      <w:r w:rsidDel="00000000" w:rsidR="00000000" w:rsidRPr="00000000">
        <w:rPr>
          <w:sz w:val="24"/>
          <w:szCs w:val="24"/>
          <w:rtl w:val="0"/>
        </w:rPr>
        <w:t xml:space="preserve">, each made by a different artist based on the basic prompts of “sensory manipulation”, “nostalgia”, and “multiverse.” </w:t>
      </w:r>
      <w:r w:rsidDel="00000000" w:rsidR="00000000" w:rsidRPr="00000000">
        <w:rPr>
          <w:sz w:val="24"/>
          <w:szCs w:val="24"/>
          <w:rtl w:val="0"/>
        </w:rPr>
        <w:t xml:space="preserve">Each revolving door offers 3 options (left, right, center) to adjacent artworks. Perimeter doors of the structure exit to open playa. When the participant is inside one space, they will manually revolve the walls of the cylindrical installation either left or right by way of interior handles to access adjacent alcoves. This creates a unique pathway of combinations. Doors that are adjacent to each other may interact with one another, or isolate certain senses to provide the viewer with an indulgent and interactive moment. </w:t>
      </w:r>
      <w:commentRangeStart w:id="3"/>
      <w:r w:rsidDel="00000000" w:rsidR="00000000" w:rsidRPr="00000000">
        <w:rPr>
          <w:sz w:val="24"/>
          <w:szCs w:val="24"/>
          <w:rtl w:val="0"/>
        </w:rPr>
        <w:t xml:space="preserve">When occasionally faced with the backside of a cylinder, the participant sees a surface bathed in colored light, illuminating the spaces between cylinders, and a railing encircling each room which is designed to function as an external handle.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A">
      <w:pPr>
        <w:pageBreakBefore w:val="0"/>
        <w:rPr>
          <w:sz w:val="20"/>
          <w:szCs w:val="20"/>
        </w:rPr>
      </w:pPr>
      <w:r w:rsidDel="00000000" w:rsidR="00000000" w:rsidRPr="00000000">
        <w:rPr>
          <w:rtl w:val="0"/>
        </w:rPr>
      </w:r>
    </w:p>
    <w:p w:rsidR="00000000" w:rsidDel="00000000" w:rsidP="00000000" w:rsidRDefault="00000000" w:rsidRPr="00000000" w14:paraId="0000003B">
      <w:pPr>
        <w:pageBreakBefore w:val="0"/>
        <w:rPr>
          <w:sz w:val="20"/>
          <w:szCs w:val="20"/>
        </w:rPr>
      </w:pPr>
      <w:r w:rsidDel="00000000" w:rsidR="00000000" w:rsidRPr="00000000">
        <w:rPr>
          <w:rtl w:val="0"/>
        </w:rPr>
      </w:r>
    </w:p>
    <w:p w:rsidR="00000000" w:rsidDel="00000000" w:rsidP="00000000" w:rsidRDefault="00000000" w:rsidRPr="00000000" w14:paraId="0000003C">
      <w:pPr>
        <w:pageBreakBefore w:val="0"/>
        <w:rPr>
          <w:sz w:val="20"/>
          <w:szCs w:val="20"/>
        </w:rPr>
      </w:pPr>
      <w:r w:rsidDel="00000000" w:rsidR="00000000" w:rsidRPr="00000000">
        <w:rPr>
          <w:rtl w:val="0"/>
        </w:rPr>
      </w:r>
    </w:p>
    <w:p w:rsidR="00000000" w:rsidDel="00000000" w:rsidP="00000000" w:rsidRDefault="00000000" w:rsidRPr="00000000" w14:paraId="0000003D">
      <w:pPr>
        <w:pageBreakBefore w:val="0"/>
        <w:rPr>
          <w:sz w:val="20"/>
          <w:szCs w:val="20"/>
        </w:rPr>
      </w:pPr>
      <w:r w:rsidDel="00000000" w:rsidR="00000000" w:rsidRPr="00000000">
        <w:rPr>
          <w:rtl w:val="0"/>
        </w:rPr>
      </w:r>
    </w:p>
    <w:p w:rsidR="00000000" w:rsidDel="00000000" w:rsidP="00000000" w:rsidRDefault="00000000" w:rsidRPr="00000000" w14:paraId="0000003E">
      <w:pPr>
        <w:pageBreakBefore w:val="0"/>
        <w:rPr>
          <w:sz w:val="20"/>
          <w:szCs w:val="20"/>
        </w:rPr>
      </w:pPr>
      <w:r w:rsidDel="00000000" w:rsidR="00000000" w:rsidRPr="00000000">
        <w:rPr>
          <w:rtl w:val="0"/>
        </w:rPr>
      </w:r>
    </w:p>
    <w:p w:rsidR="00000000" w:rsidDel="00000000" w:rsidP="00000000" w:rsidRDefault="00000000" w:rsidRPr="00000000" w14:paraId="0000003F">
      <w:pPr>
        <w:pageBreakBefore w:val="0"/>
        <w:rPr>
          <w:sz w:val="20"/>
          <w:szCs w:val="20"/>
        </w:rPr>
      </w:pPr>
      <w:r w:rsidDel="00000000" w:rsidR="00000000" w:rsidRPr="00000000">
        <w:rPr>
          <w:rtl w:val="0"/>
        </w:rPr>
      </w:r>
    </w:p>
    <w:p w:rsidR="00000000" w:rsidDel="00000000" w:rsidP="00000000" w:rsidRDefault="00000000" w:rsidRPr="00000000" w14:paraId="00000040">
      <w:pPr>
        <w:pageBreakBefore w:val="0"/>
        <w:rPr>
          <w:sz w:val="20"/>
          <w:szCs w:val="20"/>
        </w:rPr>
      </w:pPr>
      <w:r w:rsidDel="00000000" w:rsidR="00000000" w:rsidRPr="00000000">
        <w:rPr>
          <w:rtl w:val="0"/>
        </w:rPr>
      </w:r>
    </w:p>
    <w:p w:rsidR="00000000" w:rsidDel="00000000" w:rsidP="00000000" w:rsidRDefault="00000000" w:rsidRPr="00000000" w14:paraId="00000041">
      <w:pPr>
        <w:pageBreakBefore w:val="0"/>
        <w:rPr>
          <w:sz w:val="20"/>
          <w:szCs w:val="20"/>
        </w:rPr>
      </w:pPr>
      <w:r w:rsidDel="00000000" w:rsidR="00000000" w:rsidRPr="00000000">
        <w:rPr>
          <w:rtl w:val="0"/>
        </w:rPr>
      </w:r>
    </w:p>
    <w:p w:rsidR="00000000" w:rsidDel="00000000" w:rsidP="00000000" w:rsidRDefault="00000000" w:rsidRPr="00000000" w14:paraId="00000042">
      <w:pPr>
        <w:pageBreakBefore w:val="0"/>
        <w:rPr>
          <w:sz w:val="20"/>
          <w:szCs w:val="20"/>
        </w:rPr>
      </w:pPr>
      <w:r w:rsidDel="00000000" w:rsidR="00000000" w:rsidRPr="00000000">
        <w:rPr>
          <w:rtl w:val="0"/>
        </w:rPr>
      </w:r>
    </w:p>
    <w:p w:rsidR="00000000" w:rsidDel="00000000" w:rsidP="00000000" w:rsidRDefault="00000000" w:rsidRPr="00000000" w14:paraId="00000043">
      <w:pPr>
        <w:pStyle w:val="Heading4"/>
        <w:keepNext w:val="0"/>
        <w:keepLines w:val="0"/>
        <w:pageBreakBefore w:val="0"/>
        <w:spacing w:after="0" w:before="0" w:lineRule="auto"/>
        <w:rPr>
          <w:b w:val="1"/>
          <w:sz w:val="18"/>
          <w:szCs w:val="18"/>
        </w:rPr>
      </w:pPr>
      <w:bookmarkStart w:colFirst="0" w:colLast="0" w:name="_mnzw6mkr6vym" w:id="29"/>
      <w:bookmarkEnd w:id="29"/>
      <w:r w:rsidDel="00000000" w:rsidR="00000000" w:rsidRPr="00000000">
        <w:rPr>
          <w:b w:val="1"/>
          <w:color w:val="6aa84f"/>
          <w:rtl w:val="0"/>
        </w:rPr>
        <w:t xml:space="preserve">Interactivity*</w:t>
      </w:r>
      <w:r w:rsidDel="00000000" w:rsidR="00000000" w:rsidRPr="00000000">
        <w:rPr>
          <w:b w:val="1"/>
          <w:color w:val="6aa84f"/>
          <w:sz w:val="20"/>
          <w:szCs w:val="20"/>
          <w:rtl w:val="0"/>
        </w:rPr>
        <w:br w:type="textWrapping"/>
      </w:r>
      <w:r w:rsidDel="00000000" w:rsidR="00000000" w:rsidRPr="00000000">
        <w:rPr>
          <w:sz w:val="18"/>
          <w:szCs w:val="18"/>
          <w:rtl w:val="0"/>
        </w:rPr>
        <w:t xml:space="preserve">Up to 1000 characters of text</w:t>
      </w:r>
      <w:r w:rsidDel="00000000" w:rsidR="00000000" w:rsidRPr="00000000">
        <w:rPr>
          <w:rtl w:val="0"/>
        </w:rPr>
      </w:r>
    </w:p>
    <w:p w:rsidR="00000000" w:rsidDel="00000000" w:rsidP="00000000" w:rsidRDefault="00000000" w:rsidRPr="00000000" w14:paraId="00000044">
      <w:pPr>
        <w:pStyle w:val="Heading6"/>
        <w:pageBreakBefore w:val="0"/>
        <w:spacing w:after="0" w:before="0" w:lineRule="auto"/>
        <w:rPr>
          <w:color w:val="000000"/>
          <w:sz w:val="20"/>
          <w:szCs w:val="20"/>
        </w:rPr>
      </w:pPr>
      <w:bookmarkStart w:colFirst="0" w:colLast="0" w:name="_otbetrsphmse" w:id="30"/>
      <w:bookmarkEnd w:id="30"/>
      <w:r w:rsidDel="00000000" w:rsidR="00000000" w:rsidRPr="00000000">
        <w:rPr>
          <w:color w:val="000000"/>
          <w:sz w:val="20"/>
          <w:szCs w:val="20"/>
          <w:rtl w:val="0"/>
        </w:rPr>
        <w:t xml:space="preserve">Interactivity is an essential aspect of the art of Burning Man. Describe how your concept is interactive and participatory. How will the citizens of Black Rock City interact with your art? </w:t>
      </w:r>
    </w:p>
    <w:p w:rsidR="00000000" w:rsidDel="00000000" w:rsidP="00000000" w:rsidRDefault="00000000" w:rsidRPr="00000000" w14:paraId="00000045">
      <w:pPr>
        <w:pStyle w:val="Heading6"/>
        <w:pageBreakBefore w:val="0"/>
        <w:spacing w:after="0" w:before="0" w:lineRule="auto"/>
        <w:rPr>
          <w:color w:val="000000"/>
          <w:sz w:val="20"/>
          <w:szCs w:val="20"/>
          <w:highlight w:val="white"/>
        </w:rPr>
      </w:pPr>
      <w:bookmarkStart w:colFirst="0" w:colLast="0" w:name="_pximaj5tx32w" w:id="31"/>
      <w:bookmarkEnd w:id="31"/>
      <w:r w:rsidDel="00000000" w:rsidR="00000000" w:rsidRPr="00000000">
        <w:rPr>
          <w:color w:val="000000"/>
          <w:sz w:val="20"/>
          <w:szCs w:val="20"/>
          <w:highlight w:val="white"/>
          <w:rtl w:val="0"/>
        </w:rPr>
        <w:t xml:space="preserve">Please keep in mind that citizens of Black Rock City have minds of their own and may not interact with your art in the ways you expect.</w:t>
      </w:r>
    </w:p>
    <w:p w:rsidR="00000000" w:rsidDel="00000000" w:rsidP="00000000" w:rsidRDefault="00000000" w:rsidRPr="00000000" w14:paraId="00000046">
      <w:pPr>
        <w:pageBreakBefore w:val="0"/>
        <w:rPr>
          <w:sz w:val="20"/>
          <w:szCs w:val="20"/>
        </w:rPr>
      </w:pPr>
      <w:r w:rsidDel="00000000" w:rsidR="00000000" w:rsidRPr="00000000">
        <w:rPr>
          <w:rtl w:val="0"/>
        </w:rPr>
      </w:r>
    </w:p>
    <w:p w:rsidR="00000000" w:rsidDel="00000000" w:rsidP="00000000" w:rsidRDefault="00000000" w:rsidRPr="00000000" w14:paraId="00000047">
      <w:pPr>
        <w:pageBreakBefore w:val="0"/>
        <w:rPr>
          <w:sz w:val="20"/>
          <w:szCs w:val="20"/>
        </w:rPr>
      </w:pPr>
      <w:r w:rsidDel="00000000" w:rsidR="00000000" w:rsidRPr="00000000">
        <w:rPr>
          <w:sz w:val="20"/>
          <w:szCs w:val="20"/>
          <w:rtl w:val="0"/>
        </w:rPr>
        <w:tab/>
        <w:t xml:space="preserve"> </w:t>
        <w:tab/>
        <w:t xml:space="preserve"> </w:t>
        <w:tab/>
      </w:r>
    </w:p>
    <w:p w:rsidR="00000000" w:rsidDel="00000000" w:rsidP="00000000" w:rsidRDefault="00000000" w:rsidRPr="00000000" w14:paraId="00000048">
      <w:pPr>
        <w:pageBreakBefore w:val="0"/>
        <w:rPr>
          <w:sz w:val="24"/>
          <w:szCs w:val="24"/>
        </w:rPr>
      </w:pPr>
      <w:r w:rsidDel="00000000" w:rsidR="00000000" w:rsidRPr="00000000">
        <w:rPr>
          <w:sz w:val="24"/>
          <w:szCs w:val="24"/>
          <w:rtl w:val="0"/>
        </w:rPr>
        <w:t xml:space="preserve">Revolutionary Labyrinth is a</w:t>
      </w:r>
      <w:r w:rsidDel="00000000" w:rsidR="00000000" w:rsidRPr="00000000">
        <w:rPr>
          <w:sz w:val="24"/>
          <w:szCs w:val="24"/>
          <w:rtl w:val="0"/>
        </w:rPr>
        <w:t xml:space="preserve"> “choose your own adventure”</w:t>
      </w:r>
      <w:r w:rsidDel="00000000" w:rsidR="00000000" w:rsidRPr="00000000">
        <w:rPr>
          <w:sz w:val="24"/>
          <w:szCs w:val="24"/>
          <w:rtl w:val="0"/>
        </w:rPr>
        <w:t xml:space="preserve"> maze, with no wrong pathways through it. Wholly about interacting with the structure of the maze itself, manually grasping and moving the installation artwork around oneself is necessary in order to reveal the next thresholds to enter. The manufacture and interactivity of the turning cylinders are much like the design of revolving darkroom doors, but more spacious. </w:t>
      </w:r>
      <w:r w:rsidDel="00000000" w:rsidR="00000000" w:rsidRPr="00000000">
        <w:rPr>
          <w:sz w:val="24"/>
          <w:szCs w:val="24"/>
          <w:rtl w:val="0"/>
        </w:rPr>
        <w:t xml:space="preserve">The themes offered to each installation artist as a basic prompt are “sensory manipulation”, “nostalgia”, and “multiverse”.</w:t>
      </w:r>
      <w:r w:rsidDel="00000000" w:rsidR="00000000" w:rsidRPr="00000000">
        <w:rPr>
          <w:sz w:val="24"/>
          <w:szCs w:val="24"/>
          <w:rtl w:val="0"/>
        </w:rPr>
        <w:t xml:space="preserve"> Many of the installations contained within involve triggered effects and manipulate the senses by way of light array art, illusions and puzzles, smell, touch/tactility, and sound related to the environment or concept the installation is trying to convey. Audio/visual musicians, set designers, sculptors, escape room builders, and textile artists are among those filling out a provided template and interested in contributing their vision. </w:t>
      </w:r>
    </w:p>
    <w:p w:rsidR="00000000" w:rsidDel="00000000" w:rsidP="00000000" w:rsidRDefault="00000000" w:rsidRPr="00000000" w14:paraId="00000049">
      <w:pPr>
        <w:pageBreakBefore w:val="0"/>
        <w:rPr>
          <w:sz w:val="20"/>
          <w:szCs w:val="20"/>
        </w:rPr>
      </w:pPr>
      <w:r w:rsidDel="00000000" w:rsidR="00000000" w:rsidRPr="00000000">
        <w:rPr>
          <w:rtl w:val="0"/>
        </w:rPr>
      </w:r>
    </w:p>
    <w:p w:rsidR="00000000" w:rsidDel="00000000" w:rsidP="00000000" w:rsidRDefault="00000000" w:rsidRPr="00000000" w14:paraId="0000004A">
      <w:pPr>
        <w:pStyle w:val="Heading4"/>
        <w:keepNext w:val="0"/>
        <w:keepLines w:val="0"/>
        <w:pageBreakBefore w:val="0"/>
        <w:spacing w:after="0" w:before="0" w:lineRule="auto"/>
        <w:rPr>
          <w:b w:val="1"/>
          <w:sz w:val="18"/>
          <w:szCs w:val="18"/>
        </w:rPr>
      </w:pPr>
      <w:bookmarkStart w:colFirst="0" w:colLast="0" w:name="_brmjanjggv6q" w:id="32"/>
      <w:bookmarkEnd w:id="32"/>
      <w:r w:rsidDel="00000000" w:rsidR="00000000" w:rsidRPr="00000000">
        <w:rPr>
          <w:b w:val="1"/>
          <w:color w:val="ff0000"/>
          <w:rtl w:val="0"/>
        </w:rPr>
        <w:t xml:space="preserve">What is the philosophy of your piece?*</w:t>
      </w:r>
      <w:r w:rsidDel="00000000" w:rsidR="00000000" w:rsidRPr="00000000">
        <w:rPr>
          <w:b w:val="1"/>
          <w:color w:val="ff0000"/>
          <w:sz w:val="20"/>
          <w:szCs w:val="20"/>
          <w:rtl w:val="0"/>
        </w:rPr>
        <w:br w:type="textWrapping"/>
      </w:r>
      <w:r w:rsidDel="00000000" w:rsidR="00000000" w:rsidRPr="00000000">
        <w:rPr>
          <w:sz w:val="18"/>
          <w:szCs w:val="18"/>
          <w:rtl w:val="0"/>
        </w:rPr>
        <w:t xml:space="preserve">Up to 1000 characters of text</w:t>
      </w:r>
      <w:r w:rsidDel="00000000" w:rsidR="00000000" w:rsidRPr="00000000">
        <w:rPr>
          <w:rtl w:val="0"/>
        </w:rPr>
      </w:r>
    </w:p>
    <w:p w:rsidR="00000000" w:rsidDel="00000000" w:rsidP="00000000" w:rsidRDefault="00000000" w:rsidRPr="00000000" w14:paraId="0000004B">
      <w:pPr>
        <w:pStyle w:val="Heading6"/>
        <w:pageBreakBefore w:val="0"/>
        <w:spacing w:after="0" w:before="0" w:lineRule="auto"/>
        <w:rPr>
          <w:color w:val="000000"/>
          <w:sz w:val="20"/>
          <w:szCs w:val="20"/>
          <w:highlight w:val="white"/>
        </w:rPr>
      </w:pPr>
      <w:bookmarkStart w:colFirst="0" w:colLast="0" w:name="_4dhxbu8sgte0" w:id="33"/>
      <w:bookmarkEnd w:id="33"/>
      <w:r w:rsidDel="00000000" w:rsidR="00000000" w:rsidRPr="00000000">
        <w:rPr>
          <w:color w:val="000000"/>
          <w:sz w:val="20"/>
          <w:szCs w:val="20"/>
          <w:rtl w:val="0"/>
        </w:rPr>
        <w:t xml:space="preserve">W</w:t>
      </w:r>
      <w:r w:rsidDel="00000000" w:rsidR="00000000" w:rsidRPr="00000000">
        <w:rPr>
          <w:color w:val="000000"/>
          <w:sz w:val="20"/>
          <w:szCs w:val="20"/>
          <w:highlight w:val="white"/>
          <w:rtl w:val="0"/>
        </w:rPr>
        <w:t xml:space="preserve">hat are you hoping to express with the manifestation of your installation? What does the art mean to you? What do you hope to communicate to participants?</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04E">
      <w:pPr>
        <w:pageBreakBefore w:val="0"/>
        <w:rPr>
          <w:b w:val="1"/>
          <w:sz w:val="36"/>
          <w:szCs w:val="36"/>
        </w:rPr>
      </w:pPr>
      <w:commentRangeStart w:id="4"/>
      <w:commentRangeStart w:id="5"/>
      <w:commentRangeStart w:id="6"/>
      <w:commentRangeStart w:id="7"/>
      <w:r w:rsidDel="00000000" w:rsidR="00000000" w:rsidRPr="00000000">
        <w:rPr>
          <w:sz w:val="24"/>
          <w:szCs w:val="24"/>
          <w:rtl w:val="0"/>
        </w:rPr>
        <w:t xml:space="preserve">Pathways through life are made by</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sz w:val="24"/>
          <w:szCs w:val="24"/>
          <w:rtl w:val="0"/>
        </w:rPr>
        <w:t xml:space="preserve"> finding oneself in a particular environment, and choosing one of the doors that have opened to you. The labyrinth echoes living experience with</w:t>
      </w:r>
      <w:commentRangeStart w:id="8"/>
      <w:commentRangeStart w:id="9"/>
      <w:commentRangeStart w:id="10"/>
      <w:commentRangeStart w:id="11"/>
      <w:r w:rsidDel="00000000" w:rsidR="00000000" w:rsidRPr="00000000">
        <w:rPr>
          <w:sz w:val="24"/>
          <w:szCs w:val="24"/>
          <w:rtl w:val="0"/>
        </w:rPr>
        <w:t xml:space="preserve"> revolving microcosms of built worlds assembled into a maze.</w:t>
      </w:r>
      <w:commentRangeEnd w:id="8"/>
      <w:r w:rsidDel="00000000" w:rsidR="00000000" w:rsidRPr="00000000">
        <w:commentReference w:id="8"/>
      </w:r>
      <w:r w:rsidDel="00000000" w:rsidR="00000000" w:rsidRPr="00000000">
        <w:rPr>
          <w:sz w:val="24"/>
          <w:szCs w:val="24"/>
          <w:rtl w:val="0"/>
        </w:rPr>
        <w:t xml:space="preserve"> </w:t>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sz w:val="24"/>
          <w:szCs w:val="24"/>
          <w:rtl w:val="0"/>
        </w:rPr>
        <w:t xml:space="preserve">One must grasp and move the physical manifestation of a concept around themselves, immersing their visual periphery in the surrounding installation. S</w:t>
      </w:r>
      <w:commentRangeStart w:id="12"/>
      <w:r w:rsidDel="00000000" w:rsidR="00000000" w:rsidRPr="00000000">
        <w:rPr>
          <w:sz w:val="24"/>
          <w:szCs w:val="24"/>
          <w:rtl w:val="0"/>
        </w:rPr>
        <w:t xml:space="preserve">ensory manipulation has the power to tap into our associated memories in an all-encompassing transformative experience. </w:t>
      </w:r>
      <w:commentRangeEnd w:id="12"/>
      <w:r w:rsidDel="00000000" w:rsidR="00000000" w:rsidRPr="00000000">
        <w:commentReference w:id="12"/>
      </w:r>
      <w:r w:rsidDel="00000000" w:rsidR="00000000" w:rsidRPr="00000000">
        <w:rPr>
          <w:sz w:val="24"/>
          <w:szCs w:val="24"/>
          <w:rtl w:val="0"/>
        </w:rPr>
        <w:t xml:space="preserve">Memory triggering </w:t>
      </w:r>
      <w:r w:rsidDel="00000000" w:rsidR="00000000" w:rsidRPr="00000000">
        <w:rPr>
          <w:sz w:val="24"/>
          <w:szCs w:val="24"/>
          <w:rtl w:val="0"/>
        </w:rPr>
        <w:t xml:space="preserve">“affects” may be t</w:t>
      </w:r>
      <w:r w:rsidDel="00000000" w:rsidR="00000000" w:rsidRPr="00000000">
        <w:rPr>
          <w:sz w:val="24"/>
          <w:szCs w:val="24"/>
          <w:rtl w:val="0"/>
        </w:rPr>
        <w:t xml:space="preserve">he color indigo, the sound of crickets, or the smell of freshly cut grass</w:t>
      </w:r>
      <w:commentRangeStart w:id="13"/>
      <w:commentRangeStart w:id="14"/>
      <w:r w:rsidDel="00000000" w:rsidR="00000000" w:rsidRPr="00000000">
        <w:rPr>
          <w:sz w:val="24"/>
          <w:szCs w:val="24"/>
          <w:rtl w:val="0"/>
        </w:rPr>
        <w:t xml:space="preserve">.</w:t>
      </w:r>
      <w:commentRangeEnd w:id="13"/>
      <w:r w:rsidDel="00000000" w:rsidR="00000000" w:rsidRPr="00000000">
        <w:commentReference w:id="13"/>
      </w:r>
      <w:commentRangeEnd w:id="14"/>
      <w:r w:rsidDel="00000000" w:rsidR="00000000" w:rsidRPr="00000000">
        <w:commentReference w:id="14"/>
      </w:r>
      <w:r w:rsidDel="00000000" w:rsidR="00000000" w:rsidRPr="00000000">
        <w:rPr>
          <w:sz w:val="24"/>
          <w:szCs w:val="24"/>
          <w:rtl w:val="0"/>
        </w:rPr>
        <w:t xml:space="preserve"> </w:t>
      </w:r>
      <w:r w:rsidDel="00000000" w:rsidR="00000000" w:rsidRPr="00000000">
        <w:rPr>
          <w:sz w:val="24"/>
          <w:szCs w:val="24"/>
          <w:rtl w:val="0"/>
        </w:rPr>
        <w:t xml:space="preserve">Installations in this project evoke alternate universes or timelines through</w:t>
      </w:r>
      <w:r w:rsidDel="00000000" w:rsidR="00000000" w:rsidRPr="00000000">
        <w:rPr>
          <w:sz w:val="24"/>
          <w:szCs w:val="24"/>
          <w:rtl w:val="0"/>
        </w:rPr>
        <w:t xml:space="preserve"> sculptural intervention,</w:t>
      </w:r>
      <w:r w:rsidDel="00000000" w:rsidR="00000000" w:rsidRPr="00000000">
        <w:rPr>
          <w:sz w:val="24"/>
          <w:szCs w:val="24"/>
          <w:rtl w:val="0"/>
        </w:rPr>
        <w:t xml:space="preserve"> manifestations of remembered moments or playful effects utilizing the physical rotation of the labyrinth.</w:t>
      </w:r>
      <w:r w:rsidDel="00000000" w:rsidR="00000000" w:rsidRPr="00000000">
        <w:rPr>
          <w:sz w:val="24"/>
          <w:szCs w:val="24"/>
          <w:rtl w:val="0"/>
        </w:rPr>
        <w:t xml:space="preserve"> </w:t>
      </w:r>
      <w:commentRangeStart w:id="15"/>
      <w:r w:rsidDel="00000000" w:rsidR="00000000" w:rsidRPr="00000000">
        <w:rPr>
          <w:sz w:val="24"/>
          <w:szCs w:val="24"/>
          <w:rtl w:val="0"/>
        </w:rPr>
        <w:t xml:space="preserve">The archetypical version of a maze or labyrinth is not what we are trying to achieve here. </w:t>
      </w:r>
      <w:commentRangeStart w:id="16"/>
      <w:commentRangeStart w:id="17"/>
      <w:r w:rsidDel="00000000" w:rsidR="00000000" w:rsidRPr="00000000">
        <w:rPr>
          <w:sz w:val="24"/>
          <w:szCs w:val="24"/>
          <w:rtl w:val="0"/>
        </w:rPr>
        <w:t xml:space="preserve">It is an anti-maze, with no solution, and no empty dead ends</w:t>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r w:rsidDel="00000000" w:rsidR="00000000" w:rsidRPr="00000000">
        <w:rPr>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2"/>
        <w:keepNext w:val="0"/>
        <w:keepLines w:val="0"/>
        <w:pageBreakBefore w:val="0"/>
        <w:spacing w:after="0" w:before="0" w:lineRule="auto"/>
        <w:jc w:val="center"/>
        <w:rPr>
          <w:sz w:val="36"/>
          <w:szCs w:val="36"/>
        </w:rPr>
      </w:pPr>
      <w:bookmarkStart w:colFirst="0" w:colLast="0" w:name="_mnyre9ppvp5a" w:id="34"/>
      <w:bookmarkEnd w:id="34"/>
      <w:r w:rsidDel="00000000" w:rsidR="00000000" w:rsidRPr="00000000">
        <w:rPr>
          <w:b w:val="1"/>
          <w:sz w:val="36"/>
          <w:szCs w:val="36"/>
          <w:rtl w:val="0"/>
        </w:rPr>
        <w:t xml:space="preserve">Safety and Engineering</w:t>
      </w:r>
      <w:r w:rsidDel="00000000" w:rsidR="00000000" w:rsidRPr="00000000">
        <w:rPr>
          <w:rtl w:val="0"/>
        </w:rPr>
      </w:r>
    </w:p>
    <w:p w:rsidR="00000000" w:rsidDel="00000000" w:rsidP="00000000" w:rsidRDefault="00000000" w:rsidRPr="00000000" w14:paraId="00000050">
      <w:pPr>
        <w:pStyle w:val="Heading4"/>
        <w:keepNext w:val="0"/>
        <w:keepLines w:val="0"/>
        <w:pageBreakBefore w:val="0"/>
        <w:spacing w:after="0" w:before="0" w:lineRule="auto"/>
        <w:rPr>
          <w:color w:val="000000"/>
          <w:sz w:val="20"/>
          <w:szCs w:val="20"/>
        </w:rPr>
      </w:pPr>
      <w:bookmarkStart w:colFirst="0" w:colLast="0" w:name="_9daaathff76q" w:id="35"/>
      <w:bookmarkEnd w:id="35"/>
      <w:r w:rsidDel="00000000" w:rsidR="00000000" w:rsidRPr="00000000">
        <w:rPr>
          <w:rtl w:val="0"/>
        </w:rPr>
      </w:r>
    </w:p>
    <w:p w:rsidR="00000000" w:rsidDel="00000000" w:rsidP="00000000" w:rsidRDefault="00000000" w:rsidRPr="00000000" w14:paraId="00000051">
      <w:pPr>
        <w:pStyle w:val="Heading4"/>
        <w:keepNext w:val="0"/>
        <w:keepLines w:val="0"/>
        <w:pageBreakBefore w:val="0"/>
        <w:spacing w:after="0" w:before="0" w:lineRule="auto"/>
        <w:rPr>
          <w:color w:val="000000"/>
          <w:sz w:val="20"/>
          <w:szCs w:val="20"/>
        </w:rPr>
      </w:pPr>
      <w:bookmarkStart w:colFirst="0" w:colLast="0" w:name="_qkkjlopz2lfo" w:id="36"/>
      <w:bookmarkEnd w:id="36"/>
      <w:r w:rsidDel="00000000" w:rsidR="00000000" w:rsidRPr="00000000">
        <w:rPr>
          <w:rtl w:val="0"/>
        </w:rPr>
      </w:r>
    </w:p>
    <w:p w:rsidR="00000000" w:rsidDel="00000000" w:rsidP="00000000" w:rsidRDefault="00000000" w:rsidRPr="00000000" w14:paraId="00000052">
      <w:pPr>
        <w:pStyle w:val="Heading4"/>
        <w:keepNext w:val="0"/>
        <w:keepLines w:val="0"/>
        <w:pageBreakBefore w:val="0"/>
        <w:spacing w:after="0" w:before="0" w:lineRule="auto"/>
        <w:rPr>
          <w:b w:val="1"/>
          <w:sz w:val="18"/>
          <w:szCs w:val="18"/>
        </w:rPr>
      </w:pPr>
      <w:bookmarkStart w:colFirst="0" w:colLast="0" w:name="_kk2otvp4xl85" w:id="37"/>
      <w:bookmarkEnd w:id="37"/>
      <w:r w:rsidDel="00000000" w:rsidR="00000000" w:rsidRPr="00000000">
        <w:rPr>
          <w:b w:val="1"/>
          <w:color w:val="ff0000"/>
          <w:rtl w:val="0"/>
        </w:rPr>
        <w:t xml:space="preserve">Safety and engineering of the installation are the artist's responsibility. What safety procedures or engineering strategies do you expect to have in place when it is installed on-playa?​*</w:t>
      </w:r>
      <w:r w:rsidDel="00000000" w:rsidR="00000000" w:rsidRPr="00000000">
        <w:rPr>
          <w:b w:val="1"/>
          <w:color w:val="ff0000"/>
          <w:sz w:val="20"/>
          <w:szCs w:val="20"/>
          <w:rtl w:val="0"/>
        </w:rPr>
        <w:br w:type="textWrapping"/>
      </w:r>
      <w:r w:rsidDel="00000000" w:rsidR="00000000" w:rsidRPr="00000000">
        <w:rPr>
          <w:sz w:val="18"/>
          <w:szCs w:val="18"/>
          <w:rtl w:val="0"/>
        </w:rPr>
        <w:t xml:space="preserve">Up to 1500 characters of text</w:t>
      </w:r>
      <w:r w:rsidDel="00000000" w:rsidR="00000000" w:rsidRPr="00000000">
        <w:rPr>
          <w:rtl w:val="0"/>
        </w:rPr>
      </w:r>
    </w:p>
    <w:p w:rsidR="00000000" w:rsidDel="00000000" w:rsidP="00000000" w:rsidRDefault="00000000" w:rsidRPr="00000000" w14:paraId="00000053">
      <w:pPr>
        <w:pStyle w:val="Heading6"/>
        <w:pageBreakBefore w:val="0"/>
        <w:spacing w:after="0" w:before="0" w:lineRule="auto"/>
        <w:rPr>
          <w:color w:val="000000"/>
          <w:sz w:val="20"/>
          <w:szCs w:val="20"/>
        </w:rPr>
      </w:pPr>
      <w:bookmarkStart w:colFirst="0" w:colLast="0" w:name="_surcek48rnni" w:id="38"/>
      <w:bookmarkEnd w:id="38"/>
      <w:r w:rsidDel="00000000" w:rsidR="00000000" w:rsidRPr="00000000">
        <w:rPr>
          <w:color w:val="000000"/>
          <w:sz w:val="20"/>
          <w:szCs w:val="20"/>
          <w:rtl w:val="0"/>
        </w:rPr>
        <w:t xml:space="preserve">Note that if your proposed structure involves significant architecture such as public platforms or large kinetic mechanisms, you will be required to provide engineering evaluations verifying the safety of the structure and the forces applied to it from people and nature.</w:t>
      </w:r>
    </w:p>
    <w:p w:rsidR="00000000" w:rsidDel="00000000" w:rsidP="00000000" w:rsidRDefault="00000000" w:rsidRPr="00000000" w14:paraId="00000054">
      <w:pPr>
        <w:pStyle w:val="Heading6"/>
        <w:pageBreakBefore w:val="0"/>
        <w:spacing w:after="0" w:before="0" w:lineRule="auto"/>
        <w:rPr>
          <w:color w:val="000000"/>
          <w:sz w:val="20"/>
          <w:szCs w:val="20"/>
        </w:rPr>
      </w:pPr>
      <w:bookmarkStart w:colFirst="0" w:colLast="0" w:name="_1tyk6l687ybp" w:id="39"/>
      <w:bookmarkEnd w:id="39"/>
      <w:r w:rsidDel="00000000" w:rsidR="00000000" w:rsidRPr="00000000">
        <w:rPr>
          <w:color w:val="000000"/>
          <w:sz w:val="20"/>
          <w:szCs w:val="20"/>
          <w:rtl w:val="0"/>
        </w:rPr>
        <w:t xml:space="preserve">If applicable to your project, we may request these documents during the grant review cycle, and they must be provided before any payment is issued.</w:t>
      </w:r>
    </w:p>
    <w:p w:rsidR="00000000" w:rsidDel="00000000" w:rsidP="00000000" w:rsidRDefault="00000000" w:rsidRPr="00000000" w14:paraId="00000055">
      <w:pPr>
        <w:pStyle w:val="Heading6"/>
        <w:pageBreakBefore w:val="0"/>
        <w:spacing w:after="0" w:before="0" w:lineRule="auto"/>
        <w:rPr>
          <w:color w:val="000000"/>
          <w:sz w:val="20"/>
          <w:szCs w:val="20"/>
        </w:rPr>
      </w:pPr>
      <w:bookmarkStart w:colFirst="0" w:colLast="0" w:name="_fmar289mn3ae" w:id="40"/>
      <w:bookmarkEnd w:id="40"/>
      <w:r w:rsidDel="00000000" w:rsidR="00000000" w:rsidRPr="00000000">
        <w:rPr>
          <w:color w:val="000000"/>
          <w:sz w:val="20"/>
          <w:szCs w:val="20"/>
          <w:rtl w:val="0"/>
        </w:rPr>
        <w:t xml:space="preserve">For further information please read about </w:t>
      </w:r>
      <w:hyperlink r:id="rId8">
        <w:r w:rsidDel="00000000" w:rsidR="00000000" w:rsidRPr="00000000">
          <w:rPr>
            <w:color w:val="1155cc"/>
            <w:sz w:val="20"/>
            <w:szCs w:val="20"/>
            <w:u w:val="single"/>
            <w:rtl w:val="0"/>
          </w:rPr>
          <w:t xml:space="preserve">Building Safe Structures</w:t>
        </w:r>
      </w:hyperlink>
      <w:r w:rsidDel="00000000" w:rsidR="00000000" w:rsidRPr="00000000">
        <w:rPr>
          <w:color w:val="000000"/>
          <w:sz w:val="20"/>
          <w:szCs w:val="20"/>
          <w:rtl w:val="0"/>
        </w:rPr>
        <w:t xml:space="preserve">. </w:t>
      </w:r>
    </w:p>
    <w:p w:rsidR="00000000" w:rsidDel="00000000" w:rsidP="00000000" w:rsidRDefault="00000000" w:rsidRPr="00000000" w14:paraId="00000056">
      <w:pPr>
        <w:pageBreakBefore w:val="0"/>
        <w:rPr>
          <w:sz w:val="20"/>
          <w:szCs w:val="20"/>
        </w:rPr>
      </w:pPr>
      <w:r w:rsidDel="00000000" w:rsidR="00000000" w:rsidRPr="00000000">
        <w:rPr>
          <w:rtl w:val="0"/>
        </w:rPr>
      </w:r>
    </w:p>
    <w:p w:rsidR="00000000" w:rsidDel="00000000" w:rsidP="00000000" w:rsidRDefault="00000000" w:rsidRPr="00000000" w14:paraId="00000057">
      <w:pPr>
        <w:pageBreakBefore w:val="0"/>
        <w:rPr>
          <w:sz w:val="24"/>
          <w:szCs w:val="24"/>
        </w:rPr>
      </w:pPr>
      <w:r w:rsidDel="00000000" w:rsidR="00000000" w:rsidRPr="00000000">
        <w:rPr>
          <w:rtl w:val="0"/>
        </w:rPr>
      </w:r>
    </w:p>
    <w:p w:rsidR="00000000" w:rsidDel="00000000" w:rsidP="00000000" w:rsidRDefault="00000000" w:rsidRPr="00000000" w14:paraId="00000058">
      <w:pPr>
        <w:pageBreakBefore w:val="0"/>
        <w:rPr>
          <w:sz w:val="24"/>
          <w:szCs w:val="24"/>
        </w:rPr>
      </w:pPr>
      <w:commentRangeStart w:id="18"/>
      <w:r w:rsidDel="00000000" w:rsidR="00000000" w:rsidRPr="00000000">
        <w:rPr>
          <w:sz w:val="24"/>
          <w:szCs w:val="24"/>
          <w:rtl w:val="0"/>
        </w:rPr>
        <w:t xml:space="preserve">The build team </w:t>
      </w:r>
      <w:commentRangeEnd w:id="18"/>
      <w:r w:rsidDel="00000000" w:rsidR="00000000" w:rsidRPr="00000000">
        <w:commentReference w:id="18"/>
      </w:r>
      <w:r w:rsidDel="00000000" w:rsidR="00000000" w:rsidRPr="00000000">
        <w:rPr>
          <w:sz w:val="24"/>
          <w:szCs w:val="24"/>
          <w:rtl w:val="0"/>
        </w:rPr>
        <w:t xml:space="preserve">includes </w:t>
      </w:r>
      <w:r w:rsidDel="00000000" w:rsidR="00000000" w:rsidRPr="00000000">
        <w:rPr>
          <w:sz w:val="24"/>
          <w:szCs w:val="24"/>
          <w:highlight w:val="white"/>
          <w:rtl w:val="0"/>
        </w:rPr>
        <w:t xml:space="preserve">architects, mechanical, structural, and electrical engineers </w:t>
      </w:r>
      <w:commentRangeStart w:id="19"/>
      <w:r w:rsidDel="00000000" w:rsidR="00000000" w:rsidRPr="00000000">
        <w:rPr>
          <w:sz w:val="24"/>
          <w:szCs w:val="24"/>
          <w:rtl w:val="0"/>
        </w:rPr>
        <w:t xml:space="preserve">with years of experience on bringing art to the playa. We are familiar with the many kinds of </w:t>
      </w:r>
      <w:commentRangeStart w:id="20"/>
      <w:commentRangeStart w:id="21"/>
      <w:commentRangeStart w:id="22"/>
      <w:commentRangeStart w:id="23"/>
      <w:commentRangeStart w:id="24"/>
      <w:commentRangeStart w:id="25"/>
      <w:commentRangeStart w:id="26"/>
      <w:commentRangeStart w:id="27"/>
      <w:commentRangeStart w:id="28"/>
      <w:r w:rsidDel="00000000" w:rsidR="00000000" w:rsidRPr="00000000">
        <w:rPr>
          <w:sz w:val="24"/>
          <w:szCs w:val="24"/>
          <w:rtl w:val="0"/>
        </w:rPr>
        <w:t xml:space="preserve">weather related</w:t>
      </w:r>
      <w:commentRangeEnd w:id="20"/>
      <w:r w:rsidDel="00000000" w:rsidR="00000000" w:rsidRPr="00000000">
        <w:commentReference w:id="20"/>
      </w:r>
      <w:commentRangeEnd w:id="21"/>
      <w:r w:rsidDel="00000000" w:rsidR="00000000" w:rsidRPr="00000000">
        <w:commentReference w:id="21"/>
      </w:r>
      <w:commentRangeEnd w:id="22"/>
      <w:r w:rsidDel="00000000" w:rsidR="00000000" w:rsidRPr="00000000">
        <w:commentReference w:id="22"/>
      </w:r>
      <w:commentRangeEnd w:id="23"/>
      <w:r w:rsidDel="00000000" w:rsidR="00000000" w:rsidRPr="00000000">
        <w:commentReference w:id="23"/>
      </w:r>
      <w:commentRangeEnd w:id="24"/>
      <w:r w:rsidDel="00000000" w:rsidR="00000000" w:rsidRPr="00000000">
        <w:commentReference w:id="24"/>
      </w:r>
      <w:commentRangeEnd w:id="25"/>
      <w:r w:rsidDel="00000000" w:rsidR="00000000" w:rsidRPr="00000000">
        <w:commentReference w:id="25"/>
      </w:r>
      <w:commentRangeEnd w:id="26"/>
      <w:r w:rsidDel="00000000" w:rsidR="00000000" w:rsidRPr="00000000">
        <w:commentReference w:id="26"/>
      </w:r>
      <w:commentRangeEnd w:id="27"/>
      <w:r w:rsidDel="00000000" w:rsidR="00000000" w:rsidRPr="00000000">
        <w:commentReference w:id="27"/>
      </w:r>
      <w:commentRangeEnd w:id="28"/>
      <w:r w:rsidDel="00000000" w:rsidR="00000000" w:rsidRPr="00000000">
        <w:commentReference w:id="28"/>
      </w:r>
      <w:r w:rsidDel="00000000" w:rsidR="00000000" w:rsidRPr="00000000">
        <w:rPr>
          <w:sz w:val="24"/>
          <w:szCs w:val="24"/>
          <w:rtl w:val="0"/>
        </w:rPr>
        <w:t xml:space="preserve"> and participant related challenges present at the event</w:t>
      </w:r>
      <w:commentRangeEnd w:id="19"/>
      <w:r w:rsidDel="00000000" w:rsidR="00000000" w:rsidRPr="00000000">
        <w:commentReference w:id="19"/>
      </w:r>
      <w:r w:rsidDel="00000000" w:rsidR="00000000" w:rsidRPr="00000000">
        <w:rPr>
          <w:sz w:val="24"/>
          <w:szCs w:val="24"/>
          <w:rtl w:val="0"/>
        </w:rPr>
        <w:t xml:space="preserve">. </w:t>
      </w:r>
      <w:r w:rsidDel="00000000" w:rsidR="00000000" w:rsidRPr="00000000">
        <w:rPr>
          <w:sz w:val="24"/>
          <w:szCs w:val="24"/>
          <w:rtl w:val="0"/>
        </w:rPr>
        <w:t xml:space="preserve">Our art is a labyrinth of 13 revolving rooms built similarly to darkroom doors. The floors are stationary with a track guiding the floating cylindrical walls</w:t>
      </w:r>
      <w:r w:rsidDel="00000000" w:rsidR="00000000" w:rsidRPr="00000000">
        <w:rPr>
          <w:sz w:val="24"/>
          <w:szCs w:val="24"/>
          <w:rtl w:val="0"/>
        </w:rPr>
        <w:t xml:space="preserve">. Friction brakes limit rotational speed. Welded steel support </w:t>
      </w:r>
      <w:r w:rsidDel="00000000" w:rsidR="00000000" w:rsidRPr="00000000">
        <w:rPr>
          <w:sz w:val="24"/>
          <w:szCs w:val="24"/>
          <w:highlight w:val="white"/>
          <w:rtl w:val="0"/>
        </w:rPr>
        <w:t xml:space="preserve">frames are designed to resist winds on playa, with footings lag bolted 14” into the ground. </w:t>
      </w:r>
      <w:r w:rsidDel="00000000" w:rsidR="00000000" w:rsidRPr="00000000">
        <w:rPr>
          <w:sz w:val="24"/>
          <w:szCs w:val="24"/>
          <w:rtl w:val="0"/>
        </w:rPr>
        <w:t xml:space="preserve">Each cylinder will be completely built and tested with artwork installed before shipment. At least 5 cylinders will be tested at a regional burn in July to endure play from curious participants. We </w:t>
      </w:r>
      <w:commentRangeStart w:id="29"/>
      <w:r w:rsidDel="00000000" w:rsidR="00000000" w:rsidRPr="00000000">
        <w:rPr>
          <w:sz w:val="24"/>
          <w:szCs w:val="24"/>
          <w:rtl w:val="0"/>
        </w:rPr>
        <w:t xml:space="preserve">will observe how people navigate through the maze, how it withstands heavy use, and make changes as needed. </w:t>
      </w:r>
      <w:commentRangeEnd w:id="29"/>
      <w:r w:rsidDel="00000000" w:rsidR="00000000" w:rsidRPr="00000000">
        <w:commentReference w:id="29"/>
      </w:r>
      <w:r w:rsidDel="00000000" w:rsidR="00000000" w:rsidRPr="00000000">
        <w:rPr>
          <w:sz w:val="24"/>
          <w:szCs w:val="24"/>
          <w:rtl w:val="0"/>
        </w:rPr>
        <w:t xml:space="preserve">To address concerns</w:t>
      </w:r>
      <w:commentRangeStart w:id="30"/>
      <w:commentRangeStart w:id="31"/>
      <w:r w:rsidDel="00000000" w:rsidR="00000000" w:rsidRPr="00000000">
        <w:rPr>
          <w:sz w:val="24"/>
          <w:szCs w:val="24"/>
          <w:rtl w:val="0"/>
        </w:rPr>
        <w:t xml:space="preserve"> about egress</w:t>
      </w:r>
      <w:commentRangeEnd w:id="30"/>
      <w:r w:rsidDel="00000000" w:rsidR="00000000" w:rsidRPr="00000000">
        <w:commentReference w:id="30"/>
      </w:r>
      <w:commentRangeEnd w:id="31"/>
      <w:r w:rsidDel="00000000" w:rsidR="00000000" w:rsidRPr="00000000">
        <w:commentReference w:id="31"/>
      </w:r>
      <w:r w:rsidDel="00000000" w:rsidR="00000000" w:rsidRPr="00000000">
        <w:rPr>
          <w:sz w:val="24"/>
          <w:szCs w:val="24"/>
          <w:rtl w:val="0"/>
        </w:rPr>
        <w:t xml:space="preserve">, a glowing diagram of the labyrinth will be stencilled onto each platform indicating which cylinder the viewer is standing in, with an arrow pointing toward the perimeter. Cylinders will be arranged for participants to quickly exit from any point in the installation. No footholds exist and “no climbing” signs will be posted. Their free rotation will also make them difficult to climb. Although our project is under 9’tall, mechanical drawings and calculations including structure self-weight and people loads will be produced for review by former honorarium grant recipients Blake Courtney, Ange Sarno, Jason Turgeon, and Blake Courter. </w:t>
      </w:r>
    </w:p>
    <w:p w:rsidR="00000000" w:rsidDel="00000000" w:rsidP="00000000" w:rsidRDefault="00000000" w:rsidRPr="00000000" w14:paraId="00000059">
      <w:pPr>
        <w:pageBreakBefore w:val="0"/>
        <w:rPr>
          <w:sz w:val="24"/>
          <w:szCs w:val="24"/>
        </w:rPr>
      </w:pPr>
      <w:r w:rsidDel="00000000" w:rsidR="00000000" w:rsidRPr="00000000">
        <w:rPr>
          <w:rtl w:val="0"/>
        </w:rPr>
      </w:r>
    </w:p>
    <w:p w:rsidR="00000000" w:rsidDel="00000000" w:rsidP="00000000" w:rsidRDefault="00000000" w:rsidRPr="00000000" w14:paraId="0000005A">
      <w:pPr>
        <w:pageBreakBefore w:val="0"/>
        <w:rPr>
          <w:color w:val="ff0000"/>
          <w:sz w:val="24"/>
          <w:szCs w:val="24"/>
        </w:rPr>
      </w:pPr>
      <w:r w:rsidDel="00000000" w:rsidR="00000000" w:rsidRPr="00000000">
        <w:rPr>
          <w:color w:val="ff0000"/>
          <w:sz w:val="24"/>
          <w:szCs w:val="24"/>
          <w:rtl w:val="0"/>
        </w:rPr>
        <w:t xml:space="preserve">// had to edit it down a few characters at last minute // </w:t>
      </w:r>
    </w:p>
    <w:p w:rsidR="00000000" w:rsidDel="00000000" w:rsidP="00000000" w:rsidRDefault="00000000" w:rsidRPr="00000000" w14:paraId="0000005B">
      <w:pPr>
        <w:pageBreakBefore w:val="0"/>
        <w:rPr>
          <w:sz w:val="24"/>
          <w:szCs w:val="24"/>
        </w:rPr>
      </w:pPr>
      <w:r w:rsidDel="00000000" w:rsidR="00000000" w:rsidRPr="00000000">
        <w:rPr>
          <w:rtl w:val="0"/>
        </w:rPr>
      </w:r>
    </w:p>
    <w:p w:rsidR="00000000" w:rsidDel="00000000" w:rsidP="00000000" w:rsidRDefault="00000000" w:rsidRPr="00000000" w14:paraId="0000005C">
      <w:pPr>
        <w:pageBreakBefore w:val="0"/>
        <w:rPr>
          <w:sz w:val="24"/>
          <w:szCs w:val="24"/>
        </w:rPr>
      </w:pPr>
      <w:r w:rsidDel="00000000" w:rsidR="00000000" w:rsidRPr="00000000">
        <w:rPr>
          <w:sz w:val="24"/>
          <w:szCs w:val="24"/>
          <w:rtl w:val="0"/>
        </w:rPr>
        <w:t xml:space="preserve">The build team includes architects, mechanical, structural, and electrical engineers with years of experience on bringing art to the playa. We are familiar with the many kinds of weather related and participant related challenges present at the event. Our art is a labyrinth of 13 revolving rooms built similarly to darkroom doors. The floors are stationary with a track guiding the floating cylindrical walls. Friction brakes limit rotational speed. Welded steel support frames are designed to resist winds on playa, with footings lag bolted 14” into the ground. Each cylinder will be built and tested with artwork installed before shipment. At least 5 cylinders will be tested at a regional burn in July to endure play from curious participants. We will observe how people navigate through the maze, how it withstands heavy use, and make changes as needed. To address concerns about egress, a glowing diagram of the labyrinth will be in each platform indicating which cylinder the viewer is standing in. Cylinders will be arranged for participants to quickly exit from any point in the installation. No footholds exist and “no climbing” signs will be posted. Their free rotation will also make them difficult to climb. Although our project is under 9’tall, mechanical drawings and calculations including structure self-weight and people loads will be produced for review by former honorarium grant recipients Blake Courtney, Ange Sarno, Jason Turgeon, and Blake Courter.</w:t>
      </w:r>
    </w:p>
    <w:p w:rsidR="00000000" w:rsidDel="00000000" w:rsidP="00000000" w:rsidRDefault="00000000" w:rsidRPr="00000000" w14:paraId="0000005D">
      <w:pPr>
        <w:pageBreakBefore w:val="0"/>
        <w:rPr>
          <w:sz w:val="24"/>
          <w:szCs w:val="24"/>
        </w:rPr>
      </w:pPr>
      <w:r w:rsidDel="00000000" w:rsidR="00000000" w:rsidRPr="00000000">
        <w:rPr>
          <w:rtl w:val="0"/>
        </w:rPr>
      </w:r>
    </w:p>
    <w:p w:rsidR="00000000" w:rsidDel="00000000" w:rsidP="00000000" w:rsidRDefault="00000000" w:rsidRPr="00000000" w14:paraId="0000005E">
      <w:pPr>
        <w:pageBreakBefore w:val="0"/>
        <w:rPr>
          <w:sz w:val="24"/>
          <w:szCs w:val="24"/>
        </w:rPr>
      </w:pPr>
      <w:r w:rsidDel="00000000" w:rsidR="00000000" w:rsidRPr="00000000">
        <w:rPr>
          <w:rtl w:val="0"/>
        </w:rPr>
      </w:r>
    </w:p>
    <w:p w:rsidR="00000000" w:rsidDel="00000000" w:rsidP="00000000" w:rsidRDefault="00000000" w:rsidRPr="00000000" w14:paraId="0000005F">
      <w:pPr>
        <w:pageBreakBefore w:val="0"/>
        <w:rPr>
          <w:ins w:author="Jason Turgeon" w:id="0" w:date="2020-01-22T17:16:28Z"/>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THANK YOU BOTH</w:t>
      </w:r>
      <w:ins w:author="Jason Turgeon" w:id="0" w:date="2020-01-22T17:16:28Z">
        <w:r w:rsidDel="00000000" w:rsidR="00000000" w:rsidRPr="00000000">
          <w:rPr>
            <w:rtl w:val="0"/>
          </w:rPr>
        </w:r>
      </w:ins>
    </w:p>
    <w:p w:rsidR="00000000" w:rsidDel="00000000" w:rsidP="00000000" w:rsidRDefault="00000000" w:rsidRPr="00000000" w14:paraId="00000060">
      <w:pPr>
        <w:pageBreakBefore w:val="0"/>
        <w:rPr>
          <w:rFonts w:ascii="Calibri" w:cs="Calibri" w:eastAsia="Calibri" w:hAnsi="Calibri"/>
          <w:sz w:val="24"/>
          <w:szCs w:val="24"/>
        </w:rPr>
      </w:pPr>
      <w:ins w:author="Jason Turgeon" w:id="0" w:date="2020-01-22T17:16:28Z">
        <w:r w:rsidDel="00000000" w:rsidR="00000000" w:rsidRPr="00000000">
          <w:rPr>
            <w:rFonts w:ascii="Calibri" w:cs="Calibri" w:eastAsia="Calibri" w:hAnsi="Calibri"/>
            <w:sz w:val="24"/>
            <w:szCs w:val="24"/>
            <w:rtl w:val="0"/>
          </w:rPr>
          <w:t xml:space="preserve">You’re welcome :)  You are now under 1250 characters if you want to add something about spacing the cylinders to allow egress from any point.</w:t>
        </w:r>
      </w:ins>
      <w:r w:rsidDel="00000000" w:rsidR="00000000" w:rsidRPr="00000000">
        <w:rPr>
          <w:rtl w:val="0"/>
        </w:rPr>
      </w:r>
    </w:p>
    <w:p w:rsidR="00000000" w:rsidDel="00000000" w:rsidP="00000000" w:rsidRDefault="00000000" w:rsidRPr="00000000" w14:paraId="00000061">
      <w:pPr>
        <w:pageBreakBefore w:val="0"/>
        <w:rPr>
          <w:ins w:author="Jason Turgeon" w:id="1" w:date="2020-01-22T17:21:03Z"/>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Thanks! I think this is good now.</w:t>
      </w:r>
      <w:ins w:author="Jason Turgeon" w:id="1" w:date="2020-01-22T17:21:03Z">
        <w:r w:rsidDel="00000000" w:rsidR="00000000" w:rsidRPr="00000000">
          <w:rPr>
            <w:rtl w:val="0"/>
          </w:rPr>
        </w:r>
      </w:ins>
    </w:p>
    <w:p w:rsidR="00000000" w:rsidDel="00000000" w:rsidP="00000000" w:rsidRDefault="00000000" w:rsidRPr="00000000" w14:paraId="00000062">
      <w:pPr>
        <w:pageBreakBefore w:val="0"/>
        <w:rPr>
          <w:rFonts w:ascii="Calibri" w:cs="Calibri" w:eastAsia="Calibri" w:hAnsi="Calibri"/>
          <w:sz w:val="24"/>
          <w:szCs w:val="24"/>
        </w:rPr>
      </w:pPr>
      <w:ins w:author="Jason Turgeon" w:id="1" w:date="2020-01-22T17:21:03Z">
        <w:r w:rsidDel="00000000" w:rsidR="00000000" w:rsidRPr="00000000">
          <w:rPr>
            <w:rFonts w:ascii="Calibri" w:cs="Calibri" w:eastAsia="Calibri" w:hAnsi="Calibri"/>
            <w:sz w:val="24"/>
            <w:szCs w:val="24"/>
            <w:rtl w:val="0"/>
          </w:rPr>
          <w:t xml:space="preserve">Headed to lunch. Good luck!</w:t>
        </w:r>
      </w:ins>
      <w:r w:rsidDel="00000000" w:rsidR="00000000" w:rsidRPr="00000000">
        <w:rPr>
          <w:rtl w:val="0"/>
        </w:rPr>
      </w:r>
    </w:p>
    <w:p w:rsidR="00000000" w:rsidDel="00000000" w:rsidP="00000000" w:rsidRDefault="00000000" w:rsidRPr="00000000" w14:paraId="00000063">
      <w:pPr>
        <w:pageBreakBefore w:val="0"/>
        <w:rPr>
          <w:sz w:val="20"/>
          <w:szCs w:val="20"/>
        </w:rPr>
      </w:pPr>
      <w:r w:rsidDel="00000000" w:rsidR="00000000" w:rsidRPr="00000000">
        <w:rPr>
          <w:rtl w:val="0"/>
        </w:rPr>
      </w:r>
    </w:p>
    <w:p w:rsidR="00000000" w:rsidDel="00000000" w:rsidP="00000000" w:rsidRDefault="00000000" w:rsidRPr="00000000" w14:paraId="00000064">
      <w:pPr>
        <w:pageBreakBefore w:val="0"/>
        <w:rPr>
          <w:sz w:val="20"/>
          <w:szCs w:val="20"/>
        </w:rPr>
      </w:pPr>
      <w:r w:rsidDel="00000000" w:rsidR="00000000" w:rsidRPr="00000000">
        <w:rPr>
          <w:rtl w:val="0"/>
        </w:rPr>
      </w:r>
    </w:p>
    <w:p w:rsidR="00000000" w:rsidDel="00000000" w:rsidP="00000000" w:rsidRDefault="00000000" w:rsidRPr="00000000" w14:paraId="00000065">
      <w:pPr>
        <w:pageBreakBefore w:val="0"/>
        <w:rPr>
          <w:sz w:val="20"/>
          <w:szCs w:val="20"/>
        </w:rPr>
      </w:pPr>
      <w:r w:rsidDel="00000000" w:rsidR="00000000" w:rsidRPr="00000000">
        <w:rPr>
          <w:rtl w:val="0"/>
        </w:rPr>
      </w:r>
    </w:p>
    <w:p w:rsidR="00000000" w:rsidDel="00000000" w:rsidP="00000000" w:rsidRDefault="00000000" w:rsidRPr="00000000" w14:paraId="00000066">
      <w:pPr>
        <w:pStyle w:val="Heading3"/>
        <w:pageBreakBefore w:val="0"/>
        <w:spacing w:after="0" w:before="0" w:lineRule="auto"/>
        <w:rPr>
          <w:b w:val="1"/>
          <w:color w:val="6aa84f"/>
          <w:sz w:val="24"/>
          <w:szCs w:val="24"/>
        </w:rPr>
      </w:pPr>
      <w:bookmarkStart w:colFirst="0" w:colLast="0" w:name="_4ojhhg8pqfzy" w:id="41"/>
      <w:bookmarkEnd w:id="41"/>
      <w:r w:rsidDel="00000000" w:rsidR="00000000" w:rsidRPr="00000000">
        <w:rPr>
          <w:b w:val="1"/>
          <w:color w:val="6aa84f"/>
          <w:sz w:val="24"/>
          <w:szCs w:val="24"/>
          <w:rtl w:val="0"/>
        </w:rPr>
        <w:t xml:space="preserve">Leave No Trace Plan*</w:t>
      </w:r>
    </w:p>
    <w:p w:rsidR="00000000" w:rsidDel="00000000" w:rsidP="00000000" w:rsidRDefault="00000000" w:rsidRPr="00000000" w14:paraId="00000067">
      <w:pPr>
        <w:pStyle w:val="Heading4"/>
        <w:pageBreakBefore w:val="0"/>
        <w:spacing w:after="0" w:before="0" w:lineRule="auto"/>
        <w:rPr>
          <w:b w:val="1"/>
          <w:i w:val="1"/>
          <w:color w:val="434343"/>
          <w:sz w:val="20"/>
          <w:szCs w:val="20"/>
        </w:rPr>
      </w:pPr>
      <w:bookmarkStart w:colFirst="0" w:colLast="0" w:name="_5v9zrtpb6gw" w:id="42"/>
      <w:bookmarkEnd w:id="42"/>
      <w:r w:rsidDel="00000000" w:rsidR="00000000" w:rsidRPr="00000000">
        <w:rPr>
          <w:sz w:val="18"/>
          <w:szCs w:val="18"/>
          <w:rtl w:val="0"/>
        </w:rPr>
        <w:t xml:space="preserve">Up to 2000 characters of text</w:t>
      </w:r>
      <w:r w:rsidDel="00000000" w:rsidR="00000000" w:rsidRPr="00000000">
        <w:rPr>
          <w:rtl w:val="0"/>
        </w:rPr>
      </w:r>
    </w:p>
    <w:p w:rsidR="00000000" w:rsidDel="00000000" w:rsidP="00000000" w:rsidRDefault="00000000" w:rsidRPr="00000000" w14:paraId="00000068">
      <w:pPr>
        <w:pStyle w:val="Heading4"/>
        <w:pageBreakBefore w:val="0"/>
        <w:spacing w:after="0" w:before="0" w:lineRule="auto"/>
        <w:rPr>
          <w:i w:val="1"/>
          <w:color w:val="000000"/>
          <w:sz w:val="20"/>
          <w:szCs w:val="20"/>
        </w:rPr>
      </w:pPr>
      <w:bookmarkStart w:colFirst="0" w:colLast="0" w:name="_gzdj92ertvxf" w:id="43"/>
      <w:bookmarkEnd w:id="43"/>
      <w:r w:rsidDel="00000000" w:rsidR="00000000" w:rsidRPr="00000000">
        <w:rPr>
          <w:i w:val="1"/>
          <w:color w:val="000000"/>
          <w:sz w:val="20"/>
          <w:szCs w:val="20"/>
          <w:rtl w:val="0"/>
        </w:rPr>
        <w:t xml:space="preserve">Leaving No Trace is one of the </w:t>
      </w:r>
      <w:hyperlink r:id="rId9">
        <w:r w:rsidDel="00000000" w:rsidR="00000000" w:rsidRPr="00000000">
          <w:rPr>
            <w:i w:val="1"/>
            <w:color w:val="1155cc"/>
            <w:sz w:val="20"/>
            <w:szCs w:val="20"/>
            <w:u w:val="single"/>
            <w:rtl w:val="0"/>
          </w:rPr>
          <w:t xml:space="preserve">10 Principles</w:t>
        </w:r>
      </w:hyperlink>
      <w:r w:rsidDel="00000000" w:rsidR="00000000" w:rsidRPr="00000000">
        <w:rPr>
          <w:i w:val="1"/>
          <w:color w:val="434343"/>
          <w:sz w:val="20"/>
          <w:szCs w:val="20"/>
          <w:rtl w:val="0"/>
        </w:rPr>
        <w:t xml:space="preserve"> </w:t>
      </w:r>
      <w:r w:rsidDel="00000000" w:rsidR="00000000" w:rsidRPr="00000000">
        <w:rPr>
          <w:i w:val="1"/>
          <w:color w:val="000000"/>
          <w:sz w:val="20"/>
          <w:szCs w:val="20"/>
          <w:rtl w:val="0"/>
        </w:rPr>
        <w:t xml:space="preserve">and we take it very seriously. A performance deposit will be withheld from your grant until after the event, and one of the steps you must complete in order to receive your deposit is to Leave No Trace. If your site is not clean, and/or you don’t complete the check-in and check-out process on playa, your deposit will be withheld.</w:t>
      </w:r>
    </w:p>
    <w:p w:rsidR="00000000" w:rsidDel="00000000" w:rsidP="00000000" w:rsidRDefault="00000000" w:rsidRPr="00000000" w14:paraId="00000069">
      <w:pPr>
        <w:pageBreakBefore w:val="0"/>
        <w:rPr>
          <w:i w:val="1"/>
          <w:sz w:val="20"/>
          <w:szCs w:val="20"/>
        </w:rPr>
      </w:pPr>
      <w:r w:rsidDel="00000000" w:rsidR="00000000" w:rsidRPr="00000000">
        <w:rPr>
          <w:rtl w:val="0"/>
        </w:rPr>
      </w:r>
    </w:p>
    <w:p w:rsidR="00000000" w:rsidDel="00000000" w:rsidP="00000000" w:rsidRDefault="00000000" w:rsidRPr="00000000" w14:paraId="0000006A">
      <w:pPr>
        <w:pStyle w:val="Heading4"/>
        <w:pageBreakBefore w:val="0"/>
        <w:spacing w:after="0" w:before="0" w:lineRule="auto"/>
        <w:rPr>
          <w:i w:val="1"/>
          <w:color w:val="000000"/>
          <w:sz w:val="20"/>
          <w:szCs w:val="20"/>
        </w:rPr>
      </w:pPr>
      <w:bookmarkStart w:colFirst="0" w:colLast="0" w:name="_xi5bux7mpo3l" w:id="44"/>
      <w:bookmarkEnd w:id="44"/>
      <w:r w:rsidDel="00000000" w:rsidR="00000000" w:rsidRPr="00000000">
        <w:rPr>
          <w:i w:val="1"/>
          <w:color w:val="000000"/>
          <w:sz w:val="20"/>
          <w:szCs w:val="20"/>
          <w:rtl w:val="0"/>
        </w:rPr>
        <w:t xml:space="preserve">Describe in detail your Leave No Trace plan. This should include your cleanup strategies during the installation, through the event, and post-event/deinstallation. If your project includes inherently MOOP-y materials (fabric, branches, ribbons, etc.) please address this in your plan.</w:t>
      </w:r>
    </w:p>
    <w:p w:rsidR="00000000" w:rsidDel="00000000" w:rsidP="00000000" w:rsidRDefault="00000000" w:rsidRPr="00000000" w14:paraId="0000006B">
      <w:pPr>
        <w:pageBreakBefore w:val="0"/>
        <w:rPr>
          <w:sz w:val="20"/>
          <w:szCs w:val="20"/>
        </w:rPr>
      </w:pPr>
      <w:commentRangeStart w:id="32"/>
      <w:r w:rsidDel="00000000" w:rsidR="00000000" w:rsidRPr="00000000">
        <w:rPr>
          <w:rtl w:val="0"/>
        </w:rPr>
      </w:r>
    </w:p>
    <w:p w:rsidR="00000000" w:rsidDel="00000000" w:rsidP="00000000" w:rsidRDefault="00000000" w:rsidRPr="00000000" w14:paraId="0000006C">
      <w:pPr>
        <w:pStyle w:val="Heading4"/>
        <w:pageBreakBefore w:val="0"/>
        <w:spacing w:after="0" w:before="0" w:lineRule="auto"/>
        <w:rPr>
          <w:sz w:val="18"/>
          <w:szCs w:val="18"/>
        </w:rPr>
      </w:pPr>
      <w:bookmarkStart w:colFirst="0" w:colLast="0" w:name="_1zz66w4mfies" w:id="45"/>
      <w:bookmarkEnd w:id="45"/>
      <w:r w:rsidDel="00000000" w:rsidR="00000000" w:rsidRPr="00000000">
        <w:rPr>
          <w:i w:val="1"/>
          <w:color w:val="000000"/>
          <w:sz w:val="20"/>
          <w:szCs w:val="20"/>
          <w:rtl w:val="0"/>
        </w:rPr>
        <w:t xml:space="preserve">Please read</w:t>
      </w:r>
      <w:r w:rsidDel="00000000" w:rsidR="00000000" w:rsidRPr="00000000">
        <w:rPr>
          <w:i w:val="1"/>
          <w:color w:val="434343"/>
          <w:sz w:val="20"/>
          <w:szCs w:val="20"/>
          <w:rtl w:val="0"/>
        </w:rPr>
        <w:t xml:space="preserve"> </w:t>
      </w:r>
      <w:hyperlink r:id="rId10">
        <w:r w:rsidDel="00000000" w:rsidR="00000000" w:rsidRPr="00000000">
          <w:rPr>
            <w:i w:val="1"/>
            <w:color w:val="1155cc"/>
            <w:sz w:val="20"/>
            <w:szCs w:val="20"/>
            <w:u w:val="single"/>
            <w:rtl w:val="0"/>
          </w:rPr>
          <w:t xml:space="preserve">Leave No Trace for Artists</w:t>
        </w:r>
      </w:hyperlink>
      <w:r w:rsidDel="00000000" w:rsidR="00000000" w:rsidRPr="00000000">
        <w:rPr>
          <w:i w:val="1"/>
          <w:color w:val="434343"/>
          <w:sz w:val="20"/>
          <w:szCs w:val="20"/>
          <w:rtl w:val="0"/>
        </w:rPr>
        <w:t xml:space="preserve"> </w:t>
      </w:r>
      <w:r w:rsidDel="00000000" w:rsidR="00000000" w:rsidRPr="00000000">
        <w:rPr>
          <w:i w:val="1"/>
          <w:color w:val="000000"/>
          <w:sz w:val="20"/>
          <w:szCs w:val="20"/>
          <w:rtl w:val="0"/>
        </w:rPr>
        <w:t xml:space="preserve">before writing your LNT plan.</w:t>
      </w:r>
      <w:r w:rsidDel="00000000" w:rsidR="00000000" w:rsidRPr="00000000">
        <w:rPr>
          <w:color w:val="000000"/>
          <w:sz w:val="20"/>
          <w:szCs w:val="20"/>
          <w:rtl w:val="0"/>
        </w:rPr>
        <w:br w:type="textWrapp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6D">
      <w:pPr>
        <w:pageBreakBefore w:val="0"/>
        <w:rPr>
          <w:sz w:val="24"/>
          <w:szCs w:val="24"/>
        </w:rPr>
      </w:pPr>
      <w:commentRangeStart w:id="33"/>
      <w:r w:rsidDel="00000000" w:rsidR="00000000" w:rsidRPr="00000000">
        <w:rPr>
          <w:sz w:val="24"/>
          <w:szCs w:val="24"/>
          <w:rtl w:val="0"/>
        </w:rPr>
        <w:t xml:space="preserve">Lead</w:t>
      </w:r>
      <w:commentRangeEnd w:id="33"/>
      <w:r w:rsidDel="00000000" w:rsidR="00000000" w:rsidRPr="00000000">
        <w:commentReference w:id="33"/>
      </w:r>
      <w:r w:rsidDel="00000000" w:rsidR="00000000" w:rsidRPr="00000000">
        <w:rPr>
          <w:sz w:val="24"/>
          <w:szCs w:val="24"/>
          <w:rtl w:val="0"/>
        </w:rPr>
        <w:t xml:space="preserve"> Artist Jaden Andrea has a degree concentration in Nature-Culture Sustainability, and in 2018 she stayed post-event for playa resto crew and understands the important impact the smallest trace left behind will have on the future of the desert and the future of the event. Because of resto experience, the crew will be effectively trained in moop discovery and disposal! Leave No Trace is a matter seriously taken by the assembled crew. We will have twice daily Moop sweeps and collect matter left behind by participants for removal at the end of the event. Few aspects of the Labyrinth cylinders are wooden and all will be </w:t>
      </w:r>
      <w:r w:rsidDel="00000000" w:rsidR="00000000" w:rsidRPr="00000000">
        <w:rPr>
          <w:sz w:val="24"/>
          <w:szCs w:val="24"/>
          <w:rtl w:val="0"/>
        </w:rPr>
        <w:t xml:space="preserve">pre-cut</w:t>
      </w:r>
      <w:r w:rsidDel="00000000" w:rsidR="00000000" w:rsidRPr="00000000">
        <w:rPr>
          <w:sz w:val="24"/>
          <w:szCs w:val="24"/>
          <w:rtl w:val="0"/>
        </w:rPr>
        <w:t xml:space="preserve"> and painted, steel frames welded, stress tested, and flat packed for delivery and removal from the playa. Contributing artists are being given explicit instructions to securely fasten all components of their installations to the cylindrical walls and may not use any loose, particulate, or delicate material for decoration. No inappropriately moopy material will enter the shipping container from BOS to BRC. We will employ the use of landscaping and magnetic rakes. We are packing in and packing out this art project and not planning on burning any aspect of it. We are going to break down each cylinder into nesting quadrants and take it from the install site in a truck back to the Boston containers.</w:t>
      </w:r>
    </w:p>
    <w:p w:rsidR="00000000" w:rsidDel="00000000" w:rsidP="00000000" w:rsidRDefault="00000000" w:rsidRPr="00000000" w14:paraId="0000006E">
      <w:pPr>
        <w:pageBreakBefore w:val="0"/>
        <w:rPr>
          <w:sz w:val="24"/>
          <w:szCs w:val="24"/>
        </w:rPr>
      </w:pPr>
      <w:r w:rsidDel="00000000" w:rsidR="00000000" w:rsidRPr="00000000">
        <w:rPr>
          <w:rtl w:val="0"/>
        </w:rPr>
      </w:r>
    </w:p>
    <w:p w:rsidR="00000000" w:rsidDel="00000000" w:rsidP="00000000" w:rsidRDefault="00000000" w:rsidRPr="00000000" w14:paraId="0000006F">
      <w:pPr>
        <w:pStyle w:val="Heading4"/>
        <w:keepNext w:val="0"/>
        <w:keepLines w:val="0"/>
        <w:pageBreakBefore w:val="0"/>
        <w:spacing w:after="0" w:before="0" w:lineRule="auto"/>
        <w:rPr>
          <w:b w:val="1"/>
          <w:sz w:val="18"/>
          <w:szCs w:val="18"/>
        </w:rPr>
      </w:pPr>
      <w:bookmarkStart w:colFirst="0" w:colLast="0" w:name="_7kkwl8zxsd4" w:id="46"/>
      <w:bookmarkEnd w:id="46"/>
      <w:r w:rsidDel="00000000" w:rsidR="00000000" w:rsidRPr="00000000">
        <w:rPr>
          <w:b w:val="1"/>
          <w:color w:val="6aa84f"/>
          <w:rtl w:val="0"/>
        </w:rPr>
        <w:t xml:space="preserve">What build materials will you use to construct your piece?​*</w:t>
      </w:r>
      <w:r w:rsidDel="00000000" w:rsidR="00000000" w:rsidRPr="00000000">
        <w:rPr>
          <w:b w:val="1"/>
          <w:color w:val="6aa84f"/>
          <w:sz w:val="20"/>
          <w:szCs w:val="20"/>
          <w:rtl w:val="0"/>
        </w:rPr>
        <w:br w:type="textWrapping"/>
      </w:r>
      <w:r w:rsidDel="00000000" w:rsidR="00000000" w:rsidRPr="00000000">
        <w:rPr>
          <w:sz w:val="18"/>
          <w:szCs w:val="18"/>
          <w:rtl w:val="0"/>
        </w:rPr>
        <w:t xml:space="preserve">Up to 500 characters of text</w:t>
      </w:r>
      <w:r w:rsidDel="00000000" w:rsidR="00000000" w:rsidRPr="00000000">
        <w:rPr>
          <w:rtl w:val="0"/>
        </w:rPr>
      </w:r>
    </w:p>
    <w:p w:rsidR="00000000" w:rsidDel="00000000" w:rsidP="00000000" w:rsidRDefault="00000000" w:rsidRPr="00000000" w14:paraId="00000070">
      <w:pPr>
        <w:pStyle w:val="Heading6"/>
        <w:pageBreakBefore w:val="0"/>
        <w:spacing w:after="0" w:before="0" w:lineRule="auto"/>
        <w:rPr>
          <w:color w:val="000000"/>
          <w:sz w:val="20"/>
          <w:szCs w:val="20"/>
        </w:rPr>
      </w:pPr>
      <w:bookmarkStart w:colFirst="0" w:colLast="0" w:name="_8ol8ozlws75p" w:id="47"/>
      <w:bookmarkEnd w:id="47"/>
      <w:r w:rsidDel="00000000" w:rsidR="00000000" w:rsidRPr="00000000">
        <w:rPr>
          <w:color w:val="000000"/>
          <w:sz w:val="20"/>
          <w:szCs w:val="20"/>
          <w:rtl w:val="0"/>
        </w:rPr>
        <w:t xml:space="preserve">Examples: wood, stone, metal, paper, 4x4 steel box tube with ¼" wall thickness, 6x6 fir beams, LVL beams, etc.</w:t>
      </w:r>
    </w:p>
    <w:p w:rsidR="00000000" w:rsidDel="00000000" w:rsidP="00000000" w:rsidRDefault="00000000" w:rsidRPr="00000000" w14:paraId="00000071">
      <w:pPr>
        <w:pageBreakBefore w:val="0"/>
        <w:rPr>
          <w:sz w:val="20"/>
          <w:szCs w:val="20"/>
        </w:rPr>
      </w:pPr>
      <w:r w:rsidDel="00000000" w:rsidR="00000000" w:rsidRPr="00000000">
        <w:rPr>
          <w:rtl w:val="0"/>
        </w:rPr>
      </w:r>
    </w:p>
    <w:p w:rsidR="00000000" w:rsidDel="00000000" w:rsidP="00000000" w:rsidRDefault="00000000" w:rsidRPr="00000000" w14:paraId="00000072">
      <w:pPr>
        <w:pageBreakBefore w:val="0"/>
        <w:rPr>
          <w:sz w:val="20"/>
          <w:szCs w:val="20"/>
        </w:rPr>
      </w:pPr>
      <w:r w:rsidDel="00000000" w:rsidR="00000000" w:rsidRPr="00000000">
        <w:rPr>
          <w:rtl w:val="0"/>
        </w:rPr>
      </w:r>
    </w:p>
    <w:p w:rsidR="00000000" w:rsidDel="00000000" w:rsidP="00000000" w:rsidRDefault="00000000" w:rsidRPr="00000000" w14:paraId="00000073">
      <w:pPr>
        <w:pStyle w:val="Heading3"/>
        <w:keepNext w:val="0"/>
        <w:keepLines w:val="0"/>
        <w:pageBreakBefore w:val="0"/>
        <w:spacing w:after="0" w:before="0" w:lineRule="auto"/>
        <w:rPr>
          <w:color w:val="000000"/>
          <w:sz w:val="24"/>
          <w:szCs w:val="24"/>
        </w:rPr>
      </w:pPr>
      <w:bookmarkStart w:colFirst="0" w:colLast="0" w:name="_ag3ojj4zer8j" w:id="48"/>
      <w:bookmarkEnd w:id="48"/>
      <w:r w:rsidDel="00000000" w:rsidR="00000000" w:rsidRPr="00000000">
        <w:rPr>
          <w:color w:val="000000"/>
          <w:sz w:val="24"/>
          <w:szCs w:val="24"/>
          <w:rtl w:val="0"/>
        </w:rPr>
        <w:t xml:space="preserve">Rolled steel cylindrical frames, Aluminum sheeting, ¾ inch Plywood sheets, LED lightstrips, various interior decorative elements. </w:t>
      </w: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3"/>
        <w:keepNext w:val="0"/>
        <w:keepLines w:val="0"/>
        <w:pageBreakBefore w:val="0"/>
        <w:spacing w:after="0" w:before="0" w:lineRule="auto"/>
        <w:rPr>
          <w:b w:val="1"/>
          <w:color w:val="6aa84f"/>
          <w:sz w:val="24"/>
          <w:szCs w:val="24"/>
        </w:rPr>
      </w:pPr>
      <w:bookmarkStart w:colFirst="0" w:colLast="0" w:name="_yonzb56dxak0" w:id="49"/>
      <w:bookmarkEnd w:id="49"/>
      <w:r w:rsidDel="00000000" w:rsidR="00000000" w:rsidRPr="00000000">
        <w:rPr>
          <w:b w:val="1"/>
          <w:color w:val="6aa84f"/>
          <w:sz w:val="24"/>
          <w:szCs w:val="24"/>
          <w:rtl w:val="0"/>
        </w:rPr>
        <w:t xml:space="preserve">Physical Dimensions of Your Piece</w:t>
      </w:r>
    </w:p>
    <w:p w:rsidR="00000000" w:rsidDel="00000000" w:rsidP="00000000" w:rsidRDefault="00000000" w:rsidRPr="00000000" w14:paraId="00000075">
      <w:pPr>
        <w:pStyle w:val="Heading6"/>
        <w:keepNext w:val="0"/>
        <w:keepLines w:val="0"/>
        <w:pageBreakBefore w:val="0"/>
        <w:spacing w:after="0" w:before="0" w:lineRule="auto"/>
        <w:rPr>
          <w:color w:val="434343"/>
          <w:sz w:val="20"/>
          <w:szCs w:val="20"/>
        </w:rPr>
      </w:pPr>
      <w:bookmarkStart w:colFirst="0" w:colLast="0" w:name="_c39g016k7n86" w:id="50"/>
      <w:bookmarkEnd w:id="50"/>
      <w:r w:rsidDel="00000000" w:rsidR="00000000" w:rsidRPr="00000000">
        <w:rPr>
          <w:color w:val="434343"/>
          <w:sz w:val="20"/>
          <w:szCs w:val="20"/>
          <w:rtl w:val="0"/>
        </w:rPr>
        <w:t xml:space="preserve">We use the dimensions provided for evaluating many aspects of your work. </w:t>
      </w:r>
    </w:p>
    <w:p w:rsidR="00000000" w:rsidDel="00000000" w:rsidP="00000000" w:rsidRDefault="00000000" w:rsidRPr="00000000" w14:paraId="00000076">
      <w:pPr>
        <w:pStyle w:val="Heading6"/>
        <w:keepNext w:val="0"/>
        <w:keepLines w:val="0"/>
        <w:pageBreakBefore w:val="0"/>
        <w:spacing w:after="0" w:before="0" w:lineRule="auto"/>
        <w:rPr>
          <w:color w:val="434343"/>
          <w:sz w:val="20"/>
          <w:szCs w:val="20"/>
        </w:rPr>
      </w:pPr>
      <w:bookmarkStart w:colFirst="0" w:colLast="0" w:name="_c39g016k7n86" w:id="50"/>
      <w:bookmarkEnd w:id="50"/>
      <w:r w:rsidDel="00000000" w:rsidR="00000000" w:rsidRPr="00000000">
        <w:rPr>
          <w:color w:val="434343"/>
          <w:sz w:val="20"/>
          <w:szCs w:val="20"/>
          <w:rtl w:val="0"/>
        </w:rPr>
        <w:t xml:space="preserve">Most artwork can be dimensioned either as a </w:t>
      </w:r>
      <w:r w:rsidDel="00000000" w:rsidR="00000000" w:rsidRPr="00000000">
        <w:rPr>
          <w:b w:val="1"/>
          <w:color w:val="434343"/>
          <w:sz w:val="20"/>
          <w:szCs w:val="20"/>
          <w:rtl w:val="0"/>
        </w:rPr>
        <w:t xml:space="preserve">cube</w:t>
      </w:r>
      <w:r w:rsidDel="00000000" w:rsidR="00000000" w:rsidRPr="00000000">
        <w:rPr>
          <w:color w:val="434343"/>
          <w:sz w:val="20"/>
          <w:szCs w:val="20"/>
          <w:rtl w:val="0"/>
        </w:rPr>
        <w:t xml:space="preserve"> or a </w:t>
      </w:r>
      <w:r w:rsidDel="00000000" w:rsidR="00000000" w:rsidRPr="00000000">
        <w:rPr>
          <w:b w:val="1"/>
          <w:color w:val="434343"/>
          <w:sz w:val="20"/>
          <w:szCs w:val="20"/>
          <w:rtl w:val="0"/>
        </w:rPr>
        <w:t xml:space="preserve">cylinder</w:t>
      </w:r>
      <w:r w:rsidDel="00000000" w:rsidR="00000000" w:rsidRPr="00000000">
        <w:rPr>
          <w:color w:val="434343"/>
          <w:sz w:val="20"/>
          <w:szCs w:val="20"/>
          <w:rtl w:val="0"/>
        </w:rPr>
        <w:t xml:space="preserve">.</w:t>
      </w:r>
    </w:p>
    <w:p w:rsidR="00000000" w:rsidDel="00000000" w:rsidP="00000000" w:rsidRDefault="00000000" w:rsidRPr="00000000" w14:paraId="00000077">
      <w:pPr>
        <w:pStyle w:val="Heading6"/>
        <w:keepNext w:val="0"/>
        <w:keepLines w:val="0"/>
        <w:pageBreakBefore w:val="0"/>
        <w:spacing w:after="0" w:before="0" w:lineRule="auto"/>
        <w:ind w:left="720" w:firstLine="0"/>
        <w:rPr>
          <w:color w:val="434343"/>
          <w:sz w:val="20"/>
          <w:szCs w:val="20"/>
        </w:rPr>
      </w:pPr>
      <w:bookmarkStart w:colFirst="0" w:colLast="0" w:name="_c39g016k7n86" w:id="50"/>
      <w:bookmarkEnd w:id="50"/>
      <w:r w:rsidDel="00000000" w:rsidR="00000000" w:rsidRPr="00000000">
        <w:rPr>
          <w:color w:val="434343"/>
          <w:sz w:val="20"/>
          <w:szCs w:val="20"/>
          <w:rtl w:val="0"/>
        </w:rPr>
        <w:t xml:space="preserve">A </w:t>
      </w:r>
      <w:r w:rsidDel="00000000" w:rsidR="00000000" w:rsidRPr="00000000">
        <w:rPr>
          <w:b w:val="1"/>
          <w:color w:val="434343"/>
          <w:sz w:val="20"/>
          <w:szCs w:val="20"/>
          <w:rtl w:val="0"/>
        </w:rPr>
        <w:t xml:space="preserve">cube form</w:t>
      </w:r>
      <w:r w:rsidDel="00000000" w:rsidR="00000000" w:rsidRPr="00000000">
        <w:rPr>
          <w:color w:val="434343"/>
          <w:sz w:val="20"/>
          <w:szCs w:val="20"/>
          <w:rtl w:val="0"/>
        </w:rPr>
        <w:t xml:space="preserve"> has a:</w:t>
      </w:r>
    </w:p>
    <w:p w:rsidR="00000000" w:rsidDel="00000000" w:rsidP="00000000" w:rsidRDefault="00000000" w:rsidRPr="00000000" w14:paraId="00000078">
      <w:pPr>
        <w:pStyle w:val="Heading6"/>
        <w:keepNext w:val="0"/>
        <w:keepLines w:val="0"/>
        <w:pageBreakBefore w:val="0"/>
        <w:numPr>
          <w:ilvl w:val="0"/>
          <w:numId w:val="1"/>
        </w:numPr>
        <w:spacing w:after="0" w:before="0" w:lineRule="auto"/>
        <w:ind w:left="1440" w:hanging="360"/>
        <w:rPr>
          <w:i w:val="1"/>
          <w:color w:val="666666"/>
        </w:rPr>
      </w:pPr>
      <w:bookmarkStart w:colFirst="0" w:colLast="0" w:name="_8srlupmfdfbh" w:id="51"/>
      <w:bookmarkEnd w:id="51"/>
      <w:r w:rsidDel="00000000" w:rsidR="00000000" w:rsidRPr="00000000">
        <w:rPr>
          <w:color w:val="434343"/>
          <w:sz w:val="20"/>
          <w:szCs w:val="20"/>
          <w:rtl w:val="0"/>
        </w:rPr>
        <w:t xml:space="preserve">Height (ground level to highest point)</w:t>
      </w:r>
    </w:p>
    <w:p w:rsidR="00000000" w:rsidDel="00000000" w:rsidP="00000000" w:rsidRDefault="00000000" w:rsidRPr="00000000" w14:paraId="00000079">
      <w:pPr>
        <w:pStyle w:val="Heading6"/>
        <w:keepNext w:val="0"/>
        <w:keepLines w:val="0"/>
        <w:pageBreakBefore w:val="0"/>
        <w:numPr>
          <w:ilvl w:val="0"/>
          <w:numId w:val="1"/>
        </w:numPr>
        <w:spacing w:after="0" w:before="0" w:lineRule="auto"/>
        <w:ind w:left="1440" w:hanging="360"/>
        <w:rPr>
          <w:i w:val="1"/>
          <w:color w:val="666666"/>
        </w:rPr>
      </w:pPr>
      <w:bookmarkStart w:colFirst="0" w:colLast="0" w:name="_pjg6fl9p8422" w:id="52"/>
      <w:bookmarkEnd w:id="52"/>
      <w:r w:rsidDel="00000000" w:rsidR="00000000" w:rsidRPr="00000000">
        <w:rPr>
          <w:color w:val="434343"/>
          <w:sz w:val="20"/>
          <w:szCs w:val="20"/>
          <w:rtl w:val="0"/>
        </w:rPr>
        <w:t xml:space="preserve">Width (left to right)</w:t>
      </w:r>
    </w:p>
    <w:p w:rsidR="00000000" w:rsidDel="00000000" w:rsidP="00000000" w:rsidRDefault="00000000" w:rsidRPr="00000000" w14:paraId="0000007A">
      <w:pPr>
        <w:pStyle w:val="Heading6"/>
        <w:keepNext w:val="0"/>
        <w:keepLines w:val="0"/>
        <w:pageBreakBefore w:val="0"/>
        <w:numPr>
          <w:ilvl w:val="0"/>
          <w:numId w:val="1"/>
        </w:numPr>
        <w:spacing w:after="0" w:before="0" w:lineRule="auto"/>
        <w:ind w:left="1440" w:hanging="360"/>
        <w:rPr>
          <w:i w:val="1"/>
          <w:color w:val="666666"/>
        </w:rPr>
      </w:pPr>
      <w:bookmarkStart w:colFirst="0" w:colLast="0" w:name="_cc6l6wloil38" w:id="53"/>
      <w:bookmarkEnd w:id="53"/>
      <w:r w:rsidDel="00000000" w:rsidR="00000000" w:rsidRPr="00000000">
        <w:rPr>
          <w:color w:val="434343"/>
          <w:sz w:val="20"/>
          <w:szCs w:val="20"/>
          <w:rtl w:val="0"/>
        </w:rPr>
        <w:t xml:space="preserve">Length/Depth (front to back)</w:t>
      </w:r>
      <w:r w:rsidDel="00000000" w:rsidR="00000000" w:rsidRPr="00000000">
        <w:rPr>
          <w:rtl w:val="0"/>
        </w:rPr>
      </w:r>
    </w:p>
    <w:p w:rsidR="00000000" w:rsidDel="00000000" w:rsidP="00000000" w:rsidRDefault="00000000" w:rsidRPr="00000000" w14:paraId="0000007B">
      <w:pPr>
        <w:pStyle w:val="Heading6"/>
        <w:keepNext w:val="0"/>
        <w:keepLines w:val="0"/>
        <w:pageBreakBefore w:val="0"/>
        <w:spacing w:after="0" w:before="0" w:lineRule="auto"/>
        <w:ind w:left="720" w:firstLine="0"/>
        <w:rPr>
          <w:color w:val="434343"/>
          <w:sz w:val="20"/>
          <w:szCs w:val="20"/>
        </w:rPr>
      </w:pPr>
      <w:bookmarkStart w:colFirst="0" w:colLast="0" w:name="_c39g016k7n86" w:id="50"/>
      <w:bookmarkEnd w:id="50"/>
      <w:r w:rsidDel="00000000" w:rsidR="00000000" w:rsidRPr="00000000">
        <w:rPr>
          <w:color w:val="434343"/>
          <w:sz w:val="20"/>
          <w:szCs w:val="20"/>
          <w:rtl w:val="0"/>
        </w:rPr>
        <w:t xml:space="preserve">If the artwork is </w:t>
      </w:r>
      <w:r w:rsidDel="00000000" w:rsidR="00000000" w:rsidRPr="00000000">
        <w:rPr>
          <w:b w:val="1"/>
          <w:color w:val="434343"/>
          <w:sz w:val="20"/>
          <w:szCs w:val="20"/>
          <w:rtl w:val="0"/>
        </w:rPr>
        <w:t xml:space="preserve">cylindrical, conical, elliptical, or spherical</w:t>
      </w:r>
      <w:r w:rsidDel="00000000" w:rsidR="00000000" w:rsidRPr="00000000">
        <w:rPr>
          <w:color w:val="434343"/>
          <w:sz w:val="20"/>
          <w:szCs w:val="20"/>
          <w:rtl w:val="0"/>
        </w:rPr>
        <w:t xml:space="preserve"> in shape it has a:</w:t>
      </w:r>
    </w:p>
    <w:p w:rsidR="00000000" w:rsidDel="00000000" w:rsidP="00000000" w:rsidRDefault="00000000" w:rsidRPr="00000000" w14:paraId="0000007C">
      <w:pPr>
        <w:pStyle w:val="Heading6"/>
        <w:keepNext w:val="0"/>
        <w:keepLines w:val="0"/>
        <w:pageBreakBefore w:val="0"/>
        <w:numPr>
          <w:ilvl w:val="0"/>
          <w:numId w:val="7"/>
        </w:numPr>
        <w:spacing w:after="0" w:before="0" w:lineRule="auto"/>
        <w:ind w:left="1440" w:hanging="360"/>
        <w:rPr>
          <w:i w:val="1"/>
          <w:color w:val="434343"/>
          <w:sz w:val="20"/>
          <w:szCs w:val="20"/>
        </w:rPr>
      </w:pPr>
      <w:bookmarkStart w:colFirst="0" w:colLast="0" w:name="_41vx39rztpd" w:id="54"/>
      <w:bookmarkEnd w:id="54"/>
      <w:r w:rsidDel="00000000" w:rsidR="00000000" w:rsidRPr="00000000">
        <w:rPr>
          <w:color w:val="434343"/>
          <w:sz w:val="20"/>
          <w:szCs w:val="20"/>
          <w:rtl w:val="0"/>
        </w:rPr>
        <w:t xml:space="preserve">Height  (ground level to highest point)</w:t>
      </w:r>
    </w:p>
    <w:p w:rsidR="00000000" w:rsidDel="00000000" w:rsidP="00000000" w:rsidRDefault="00000000" w:rsidRPr="00000000" w14:paraId="0000007D">
      <w:pPr>
        <w:pStyle w:val="Heading6"/>
        <w:keepNext w:val="0"/>
        <w:keepLines w:val="0"/>
        <w:pageBreakBefore w:val="0"/>
        <w:numPr>
          <w:ilvl w:val="0"/>
          <w:numId w:val="7"/>
        </w:numPr>
        <w:spacing w:after="0" w:before="0" w:lineRule="auto"/>
        <w:ind w:left="1440" w:hanging="360"/>
        <w:rPr>
          <w:i w:val="1"/>
          <w:color w:val="434343"/>
          <w:sz w:val="20"/>
          <w:szCs w:val="20"/>
        </w:rPr>
      </w:pPr>
      <w:bookmarkStart w:colFirst="0" w:colLast="0" w:name="_sehdjdv8d88" w:id="55"/>
      <w:bookmarkEnd w:id="55"/>
      <w:r w:rsidDel="00000000" w:rsidR="00000000" w:rsidRPr="00000000">
        <w:rPr>
          <w:color w:val="434343"/>
          <w:sz w:val="20"/>
          <w:szCs w:val="20"/>
          <w:rtl w:val="0"/>
        </w:rPr>
        <w:t xml:space="preserve">Diameter (greatest distance across the ground level)</w:t>
      </w:r>
    </w:p>
    <w:p w:rsidR="00000000" w:rsidDel="00000000" w:rsidP="00000000" w:rsidRDefault="00000000" w:rsidRPr="00000000" w14:paraId="0000007E">
      <w:pPr>
        <w:pageBreakBefore w:val="0"/>
        <w:rPr>
          <w:sz w:val="20"/>
          <w:szCs w:val="20"/>
        </w:rPr>
      </w:pPr>
      <w:r w:rsidDel="00000000" w:rsidR="00000000" w:rsidRPr="00000000">
        <w:rPr>
          <w:sz w:val="20"/>
          <w:szCs w:val="20"/>
          <w:rtl w:val="0"/>
        </w:rPr>
        <w:t xml:space="preserve"> </w:t>
      </w:r>
    </w:p>
    <w:p w:rsidR="00000000" w:rsidDel="00000000" w:rsidP="00000000" w:rsidRDefault="00000000" w:rsidRPr="00000000" w14:paraId="0000007F">
      <w:pPr>
        <w:pStyle w:val="Heading4"/>
        <w:pageBreakBefore w:val="0"/>
        <w:spacing w:after="0" w:before="0" w:lineRule="auto"/>
        <w:ind w:left="720" w:firstLine="0"/>
        <w:rPr>
          <w:b w:val="1"/>
          <w:color w:val="000000"/>
        </w:rPr>
      </w:pPr>
      <w:bookmarkStart w:colFirst="0" w:colLast="0" w:name="_g9vxlycynmch" w:id="56"/>
      <w:bookmarkEnd w:id="56"/>
      <w:r w:rsidDel="00000000" w:rsidR="00000000" w:rsidRPr="00000000">
        <w:rPr>
          <w:b w:val="1"/>
          <w:color w:val="000000"/>
          <w:rtl w:val="0"/>
        </w:rPr>
        <w:t xml:space="preserve">Which option best describes the shape of your artwork?*</w:t>
      </w:r>
    </w:p>
    <w:p w:rsidR="00000000" w:rsidDel="00000000" w:rsidP="00000000" w:rsidRDefault="00000000" w:rsidRPr="00000000" w14:paraId="00000080">
      <w:pPr>
        <w:pStyle w:val="Heading6"/>
        <w:pageBreakBefore w:val="0"/>
        <w:numPr>
          <w:ilvl w:val="0"/>
          <w:numId w:val="9"/>
        </w:numPr>
        <w:spacing w:after="0" w:before="0" w:lineRule="auto"/>
        <w:ind w:left="720" w:firstLine="0"/>
        <w:rPr>
          <w:b w:val="1"/>
          <w:i w:val="1"/>
          <w:color w:val="6aa84f"/>
        </w:rPr>
      </w:pPr>
      <w:bookmarkStart w:colFirst="0" w:colLast="0" w:name="_wsvc7iw5r7ji" w:id="57"/>
      <w:bookmarkEnd w:id="57"/>
      <w:r w:rsidDel="00000000" w:rsidR="00000000" w:rsidRPr="00000000">
        <w:rPr>
          <w:b w:val="1"/>
          <w:color w:val="6aa84f"/>
          <w:rtl w:val="0"/>
        </w:rPr>
        <w:t xml:space="preserve">Cube</w:t>
      </w:r>
    </w:p>
    <w:p w:rsidR="00000000" w:rsidDel="00000000" w:rsidP="00000000" w:rsidRDefault="00000000" w:rsidRPr="00000000" w14:paraId="00000081">
      <w:pPr>
        <w:pStyle w:val="Heading6"/>
        <w:pageBreakBefore w:val="0"/>
        <w:numPr>
          <w:ilvl w:val="0"/>
          <w:numId w:val="9"/>
        </w:numPr>
        <w:spacing w:after="0" w:before="0" w:lineRule="auto"/>
        <w:ind w:left="720" w:firstLine="0"/>
        <w:rPr>
          <w:i w:val="1"/>
          <w:color w:val="434343"/>
        </w:rPr>
      </w:pPr>
      <w:bookmarkStart w:colFirst="0" w:colLast="0" w:name="_wsvc7iw5r7ji" w:id="57"/>
      <w:bookmarkEnd w:id="57"/>
      <w:r w:rsidDel="00000000" w:rsidR="00000000" w:rsidRPr="00000000">
        <w:rPr>
          <w:color w:val="434343"/>
          <w:rtl w:val="0"/>
        </w:rPr>
        <w:t xml:space="preserve">Cylinder/Cone/Sphere</w:t>
      </w:r>
    </w:p>
    <w:p w:rsidR="00000000" w:rsidDel="00000000" w:rsidP="00000000" w:rsidRDefault="00000000" w:rsidRPr="00000000" w14:paraId="00000082">
      <w:pPr>
        <w:pageBreakBefore w:val="0"/>
        <w:rPr>
          <w:sz w:val="20"/>
          <w:szCs w:val="20"/>
        </w:rPr>
      </w:pPr>
      <w:r w:rsidDel="00000000" w:rsidR="00000000" w:rsidRPr="00000000">
        <w:rPr>
          <w:sz w:val="20"/>
          <w:szCs w:val="20"/>
          <w:rtl w:val="0"/>
        </w:rPr>
        <w:t xml:space="preserve"> </w:t>
      </w:r>
    </w:p>
    <w:p w:rsidR="00000000" w:rsidDel="00000000" w:rsidP="00000000" w:rsidRDefault="00000000" w:rsidRPr="00000000" w14:paraId="00000083">
      <w:pPr>
        <w:pageBreakBefore w:val="0"/>
        <w:rPr>
          <w:sz w:val="20"/>
          <w:szCs w:val="20"/>
        </w:rPr>
      </w:pPr>
      <w:r w:rsidDel="00000000" w:rsidR="00000000" w:rsidRPr="00000000">
        <w:rPr>
          <w:rtl w:val="0"/>
        </w:rPr>
      </w:r>
    </w:p>
    <w:p w:rsidR="00000000" w:rsidDel="00000000" w:rsidP="00000000" w:rsidRDefault="00000000" w:rsidRPr="00000000" w14:paraId="00000084">
      <w:pPr>
        <w:pStyle w:val="Heading4"/>
        <w:keepNext w:val="0"/>
        <w:keepLines w:val="0"/>
        <w:pageBreakBefore w:val="0"/>
        <w:spacing w:after="0" w:before="0" w:lineRule="auto"/>
        <w:rPr>
          <w:b w:val="1"/>
          <w:color w:val="6aa84f"/>
        </w:rPr>
      </w:pPr>
      <w:bookmarkStart w:colFirst="0" w:colLast="0" w:name="_tqzzedns5pcx" w:id="58"/>
      <w:bookmarkEnd w:id="58"/>
      <w:r w:rsidDel="00000000" w:rsidR="00000000" w:rsidRPr="00000000">
        <w:rPr>
          <w:b w:val="1"/>
          <w:color w:val="6aa84f"/>
          <w:rtl w:val="0"/>
        </w:rPr>
        <w:t xml:space="preserve">Height*</w:t>
      </w:r>
    </w:p>
    <w:p w:rsidR="00000000" w:rsidDel="00000000" w:rsidP="00000000" w:rsidRDefault="00000000" w:rsidRPr="00000000" w14:paraId="00000085">
      <w:pPr>
        <w:pStyle w:val="Heading6"/>
        <w:pageBreakBefore w:val="0"/>
        <w:spacing w:after="0" w:before="0" w:lineRule="auto"/>
        <w:rPr>
          <w:sz w:val="20"/>
          <w:szCs w:val="20"/>
        </w:rPr>
      </w:pPr>
      <w:bookmarkStart w:colFirst="0" w:colLast="0" w:name="_hddsfh55d3u8" w:id="59"/>
      <w:bookmarkEnd w:id="59"/>
      <w:r w:rsidDel="00000000" w:rsidR="00000000" w:rsidRPr="00000000">
        <w:rPr>
          <w:sz w:val="20"/>
          <w:szCs w:val="20"/>
          <w:rtl w:val="0"/>
        </w:rPr>
        <w:t xml:space="preserve">Provide all measurements in feet. </w:t>
        <w:br w:type="textWrapping"/>
        <w:t xml:space="preserve">Round up to the nearest whole foot. </w:t>
      </w:r>
    </w:p>
    <w:p w:rsidR="00000000" w:rsidDel="00000000" w:rsidP="00000000" w:rsidRDefault="00000000" w:rsidRPr="00000000" w14:paraId="00000086">
      <w:pPr>
        <w:pageBreakBefore w:val="0"/>
        <w:rPr>
          <w:sz w:val="20"/>
          <w:szCs w:val="20"/>
        </w:rPr>
      </w:pPr>
      <w:r w:rsidDel="00000000" w:rsidR="00000000" w:rsidRPr="00000000">
        <w:rPr>
          <w:rtl w:val="0"/>
        </w:rPr>
      </w:r>
    </w:p>
    <w:p w:rsidR="00000000" w:rsidDel="00000000" w:rsidP="00000000" w:rsidRDefault="00000000" w:rsidRPr="00000000" w14:paraId="00000087">
      <w:pPr>
        <w:pageBreakBefore w:val="0"/>
        <w:rPr>
          <w:sz w:val="24"/>
          <w:szCs w:val="24"/>
        </w:rPr>
      </w:pPr>
      <w:r w:rsidDel="00000000" w:rsidR="00000000" w:rsidRPr="00000000">
        <w:rPr>
          <w:sz w:val="24"/>
          <w:szCs w:val="24"/>
          <w:rtl w:val="0"/>
        </w:rPr>
        <w:t xml:space="preserve">9 ft</w:t>
      </w:r>
    </w:p>
    <w:p w:rsidR="00000000" w:rsidDel="00000000" w:rsidP="00000000" w:rsidRDefault="00000000" w:rsidRPr="00000000" w14:paraId="00000088">
      <w:pPr>
        <w:pageBreakBefore w:val="0"/>
        <w:rPr>
          <w:sz w:val="20"/>
          <w:szCs w:val="20"/>
        </w:rPr>
      </w:pPr>
      <w:r w:rsidDel="00000000" w:rsidR="00000000" w:rsidRPr="00000000">
        <w:rPr>
          <w:rtl w:val="0"/>
        </w:rPr>
      </w:r>
    </w:p>
    <w:p w:rsidR="00000000" w:rsidDel="00000000" w:rsidP="00000000" w:rsidRDefault="00000000" w:rsidRPr="00000000" w14:paraId="00000089">
      <w:pPr>
        <w:pStyle w:val="Heading4"/>
        <w:keepNext w:val="0"/>
        <w:keepLines w:val="0"/>
        <w:pageBreakBefore w:val="0"/>
        <w:spacing w:after="0" w:before="0" w:lineRule="auto"/>
        <w:rPr>
          <w:b w:val="1"/>
          <w:color w:val="93c47d"/>
        </w:rPr>
      </w:pPr>
      <w:bookmarkStart w:colFirst="0" w:colLast="0" w:name="_1seji9x823js" w:id="60"/>
      <w:bookmarkEnd w:id="60"/>
      <w:r w:rsidDel="00000000" w:rsidR="00000000" w:rsidRPr="00000000">
        <w:rPr>
          <w:b w:val="1"/>
          <w:color w:val="93c47d"/>
          <w:rtl w:val="0"/>
        </w:rPr>
        <w:t xml:space="preserve">Width (left to right, for cube shapes)*</w:t>
      </w:r>
      <w:r w:rsidDel="00000000" w:rsidR="00000000" w:rsidRPr="00000000">
        <w:rPr>
          <w:b w:val="1"/>
          <w:i w:val="1"/>
          <w:color w:val="93c47d"/>
          <w:vertAlign w:val="superscript"/>
        </w:rPr>
        <w:footnoteReference w:customMarkFollows="0" w:id="0"/>
      </w:r>
      <w:r w:rsidDel="00000000" w:rsidR="00000000" w:rsidRPr="00000000">
        <w:rPr>
          <w:rtl w:val="0"/>
        </w:rPr>
      </w:r>
    </w:p>
    <w:p w:rsidR="00000000" w:rsidDel="00000000" w:rsidP="00000000" w:rsidRDefault="00000000" w:rsidRPr="00000000" w14:paraId="0000008A">
      <w:pPr>
        <w:pStyle w:val="Heading6"/>
        <w:pageBreakBefore w:val="0"/>
        <w:spacing w:after="0" w:before="0" w:lineRule="auto"/>
        <w:rPr>
          <w:sz w:val="20"/>
          <w:szCs w:val="20"/>
        </w:rPr>
      </w:pPr>
      <w:bookmarkStart w:colFirst="0" w:colLast="0" w:name="_sqb0opkhtwf6" w:id="61"/>
      <w:bookmarkEnd w:id="61"/>
      <w:r w:rsidDel="00000000" w:rsidR="00000000" w:rsidRPr="00000000">
        <w:rPr>
          <w:sz w:val="20"/>
          <w:szCs w:val="20"/>
          <w:rtl w:val="0"/>
        </w:rPr>
        <w:t xml:space="preserve">Provide all measurements in feet. </w:t>
        <w:br w:type="textWrapping"/>
        <w:t xml:space="preserve">Round up to the nearest whole foot. </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sz w:val="24"/>
          <w:szCs w:val="24"/>
        </w:rPr>
      </w:pPr>
      <w:r w:rsidDel="00000000" w:rsidR="00000000" w:rsidRPr="00000000">
        <w:rPr>
          <w:sz w:val="24"/>
          <w:szCs w:val="24"/>
          <w:rtl w:val="0"/>
        </w:rPr>
        <w:t xml:space="preserve">22ft (width and length)</w:t>
      </w:r>
    </w:p>
    <w:p w:rsidR="00000000" w:rsidDel="00000000" w:rsidP="00000000" w:rsidRDefault="00000000" w:rsidRPr="00000000" w14:paraId="0000008D">
      <w:pPr>
        <w:pageBreakBefore w:val="0"/>
        <w:rPr>
          <w:sz w:val="20"/>
          <w:szCs w:val="20"/>
        </w:rPr>
      </w:pPr>
      <w:r w:rsidDel="00000000" w:rsidR="00000000" w:rsidRPr="00000000">
        <w:rPr>
          <w:rtl w:val="0"/>
        </w:rPr>
      </w:r>
    </w:p>
    <w:p w:rsidR="00000000" w:rsidDel="00000000" w:rsidP="00000000" w:rsidRDefault="00000000" w:rsidRPr="00000000" w14:paraId="0000008E">
      <w:pPr>
        <w:pStyle w:val="Heading4"/>
        <w:keepNext w:val="0"/>
        <w:keepLines w:val="0"/>
        <w:pageBreakBefore w:val="0"/>
        <w:spacing w:after="0" w:before="0" w:lineRule="auto"/>
        <w:rPr>
          <w:b w:val="1"/>
          <w:color w:val="6aa84f"/>
        </w:rPr>
      </w:pPr>
      <w:bookmarkStart w:colFirst="0" w:colLast="0" w:name="_d376d17qni4q" w:id="62"/>
      <w:bookmarkEnd w:id="62"/>
      <w:r w:rsidDel="00000000" w:rsidR="00000000" w:rsidRPr="00000000">
        <w:rPr>
          <w:b w:val="1"/>
          <w:color w:val="6aa84f"/>
          <w:rtl w:val="0"/>
        </w:rPr>
        <w:t xml:space="preserve">Length or Depth (front to back, for cube shapes)*</w:t>
      </w:r>
      <w:r w:rsidDel="00000000" w:rsidR="00000000" w:rsidRPr="00000000">
        <w:rPr>
          <w:b w:val="1"/>
          <w:i w:val="1"/>
          <w:color w:val="6aa84f"/>
          <w:vertAlign w:val="superscript"/>
        </w:rPr>
        <w:footnoteReference w:customMarkFollows="0" w:id="1"/>
      </w:r>
      <w:r w:rsidDel="00000000" w:rsidR="00000000" w:rsidRPr="00000000">
        <w:rPr>
          <w:rtl w:val="0"/>
        </w:rPr>
      </w:r>
    </w:p>
    <w:p w:rsidR="00000000" w:rsidDel="00000000" w:rsidP="00000000" w:rsidRDefault="00000000" w:rsidRPr="00000000" w14:paraId="0000008F">
      <w:pPr>
        <w:pStyle w:val="Heading6"/>
        <w:pageBreakBefore w:val="0"/>
        <w:spacing w:after="0" w:before="0" w:lineRule="auto"/>
        <w:rPr>
          <w:sz w:val="20"/>
          <w:szCs w:val="20"/>
        </w:rPr>
      </w:pPr>
      <w:bookmarkStart w:colFirst="0" w:colLast="0" w:name="_50dipcr5gpot" w:id="63"/>
      <w:bookmarkEnd w:id="63"/>
      <w:r w:rsidDel="00000000" w:rsidR="00000000" w:rsidRPr="00000000">
        <w:rPr>
          <w:sz w:val="20"/>
          <w:szCs w:val="20"/>
          <w:rtl w:val="0"/>
        </w:rPr>
        <w:t xml:space="preserve">Provide all measurements in feet. </w:t>
        <w:br w:type="textWrapping"/>
        <w:t xml:space="preserve">Round up to the nearest whole foot.</w:t>
      </w:r>
    </w:p>
    <w:p w:rsidR="00000000" w:rsidDel="00000000" w:rsidP="00000000" w:rsidRDefault="00000000" w:rsidRPr="00000000" w14:paraId="00000090">
      <w:pPr>
        <w:pageBreakBefore w:val="0"/>
        <w:rPr>
          <w:sz w:val="20"/>
          <w:szCs w:val="20"/>
        </w:rPr>
      </w:pPr>
      <w:r w:rsidDel="00000000" w:rsidR="00000000" w:rsidRPr="00000000">
        <w:rPr>
          <w:rtl w:val="0"/>
        </w:rPr>
      </w:r>
    </w:p>
    <w:p w:rsidR="00000000" w:rsidDel="00000000" w:rsidP="00000000" w:rsidRDefault="00000000" w:rsidRPr="00000000" w14:paraId="00000091">
      <w:pPr>
        <w:pageBreakBefore w:val="0"/>
        <w:rPr>
          <w:sz w:val="24"/>
          <w:szCs w:val="24"/>
        </w:rPr>
      </w:pPr>
      <w:r w:rsidDel="00000000" w:rsidR="00000000" w:rsidRPr="00000000">
        <w:rPr>
          <w:sz w:val="24"/>
          <w:szCs w:val="24"/>
          <w:rtl w:val="0"/>
        </w:rPr>
        <w:t xml:space="preserve">36ft (diagonal / at widest measurement)</w:t>
      </w:r>
    </w:p>
    <w:p w:rsidR="00000000" w:rsidDel="00000000" w:rsidP="00000000" w:rsidRDefault="00000000" w:rsidRPr="00000000" w14:paraId="00000092">
      <w:pPr>
        <w:pageBreakBefore w:val="0"/>
        <w:rPr>
          <w:sz w:val="20"/>
          <w:szCs w:val="20"/>
        </w:rPr>
      </w:pPr>
      <w:r w:rsidDel="00000000" w:rsidR="00000000" w:rsidRPr="00000000">
        <w:rPr>
          <w:rtl w:val="0"/>
        </w:rPr>
      </w:r>
    </w:p>
    <w:p w:rsidR="00000000" w:rsidDel="00000000" w:rsidP="00000000" w:rsidRDefault="00000000" w:rsidRPr="00000000" w14:paraId="00000093">
      <w:pPr>
        <w:pStyle w:val="Heading6"/>
        <w:pageBreakBefore w:val="0"/>
        <w:spacing w:after="0" w:before="0" w:lineRule="auto"/>
        <w:rPr>
          <w:b w:val="1"/>
          <w:color w:val="000000"/>
          <w:sz w:val="24"/>
          <w:szCs w:val="24"/>
        </w:rPr>
      </w:pPr>
      <w:bookmarkStart w:colFirst="0" w:colLast="0" w:name="_8dma7ijwici6" w:id="64"/>
      <w:bookmarkEnd w:id="64"/>
      <w:r w:rsidDel="00000000" w:rsidR="00000000" w:rsidRPr="00000000">
        <w:rPr>
          <w:b w:val="1"/>
          <w:color w:val="000000"/>
          <w:sz w:val="24"/>
          <w:szCs w:val="24"/>
          <w:rtl w:val="0"/>
        </w:rPr>
        <w:t xml:space="preserve">Diameter (for cone, cylinder, or sphere shapes)*</w:t>
      </w:r>
      <w:r w:rsidDel="00000000" w:rsidR="00000000" w:rsidRPr="00000000">
        <w:rPr>
          <w:b w:val="1"/>
          <w:color w:val="000000"/>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94">
      <w:pPr>
        <w:pStyle w:val="Heading6"/>
        <w:pageBreakBefore w:val="0"/>
        <w:spacing w:after="0" w:before="0" w:lineRule="auto"/>
        <w:rPr>
          <w:color w:val="434343"/>
          <w:sz w:val="20"/>
          <w:szCs w:val="20"/>
        </w:rPr>
      </w:pPr>
      <w:bookmarkStart w:colFirst="0" w:colLast="0" w:name="_32ab3ael4jwr" w:id="65"/>
      <w:bookmarkEnd w:id="65"/>
      <w:r w:rsidDel="00000000" w:rsidR="00000000" w:rsidRPr="00000000">
        <w:rPr>
          <w:color w:val="434343"/>
          <w:sz w:val="20"/>
          <w:szCs w:val="20"/>
          <w:rtl w:val="0"/>
        </w:rPr>
        <w:t xml:space="preserve">Provide all measurements in feet. </w:t>
        <w:br w:type="textWrapping"/>
        <w:t xml:space="preserve">Round up to the nearest whole foot.</w:t>
      </w:r>
    </w:p>
    <w:p w:rsidR="00000000" w:rsidDel="00000000" w:rsidP="00000000" w:rsidRDefault="00000000" w:rsidRPr="00000000" w14:paraId="00000095">
      <w:pPr>
        <w:pageBreakBefore w:val="0"/>
        <w:rPr>
          <w:sz w:val="20"/>
          <w:szCs w:val="20"/>
        </w:rPr>
      </w:pPr>
      <w:r w:rsidDel="00000000" w:rsidR="00000000" w:rsidRPr="00000000">
        <w:rPr>
          <w:rtl w:val="0"/>
        </w:rPr>
      </w:r>
    </w:p>
    <w:p w:rsidR="00000000" w:rsidDel="00000000" w:rsidP="00000000" w:rsidRDefault="00000000" w:rsidRPr="00000000" w14:paraId="00000096">
      <w:pPr>
        <w:pageBreakBefore w:val="0"/>
        <w:rPr>
          <w:b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97">
      <w:pPr>
        <w:pStyle w:val="Heading3"/>
        <w:keepNext w:val="0"/>
        <w:keepLines w:val="0"/>
        <w:pageBreakBefore w:val="0"/>
        <w:spacing w:after="0" w:before="0" w:lineRule="auto"/>
        <w:rPr>
          <w:b w:val="1"/>
          <w:color w:val="000000"/>
        </w:rPr>
      </w:pPr>
      <w:bookmarkStart w:colFirst="0" w:colLast="0" w:name="_5l9tof8goioo" w:id="66"/>
      <w:bookmarkEnd w:id="66"/>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3"/>
        <w:keepNext w:val="0"/>
        <w:keepLines w:val="0"/>
        <w:pageBreakBefore w:val="0"/>
        <w:spacing w:after="0" w:before="0" w:lineRule="auto"/>
        <w:rPr>
          <w:b w:val="1"/>
          <w:color w:val="000000"/>
        </w:rPr>
      </w:pPr>
      <w:bookmarkStart w:colFirst="0" w:colLast="0" w:name="_47hcz3ouy5ha" w:id="67"/>
      <w:bookmarkEnd w:id="67"/>
      <w:r w:rsidDel="00000000" w:rsidR="00000000" w:rsidRPr="00000000">
        <w:rPr>
          <w:rtl w:val="0"/>
        </w:rPr>
      </w:r>
    </w:p>
    <w:p w:rsidR="00000000" w:rsidDel="00000000" w:rsidP="00000000" w:rsidRDefault="00000000" w:rsidRPr="00000000" w14:paraId="00000099">
      <w:pPr>
        <w:pStyle w:val="Heading3"/>
        <w:keepNext w:val="0"/>
        <w:keepLines w:val="0"/>
        <w:pageBreakBefore w:val="0"/>
        <w:spacing w:after="0" w:before="0" w:lineRule="auto"/>
        <w:rPr>
          <w:b w:val="1"/>
          <w:color w:val="ff0000"/>
        </w:rPr>
      </w:pPr>
      <w:bookmarkStart w:colFirst="0" w:colLast="0" w:name="_sedwac5ly10" w:id="68"/>
      <w:bookmarkEnd w:id="68"/>
      <w:r w:rsidDel="00000000" w:rsidR="00000000" w:rsidRPr="00000000">
        <w:rPr>
          <w:b w:val="1"/>
          <w:color w:val="ff0000"/>
          <w:rtl w:val="0"/>
        </w:rPr>
        <w:t xml:space="preserve">Lighting Plan</w:t>
      </w:r>
    </w:p>
    <w:p w:rsidR="00000000" w:rsidDel="00000000" w:rsidP="00000000" w:rsidRDefault="00000000" w:rsidRPr="00000000" w14:paraId="0000009A">
      <w:pPr>
        <w:pStyle w:val="Heading4"/>
        <w:keepNext w:val="0"/>
        <w:keepLines w:val="0"/>
        <w:pageBreakBefore w:val="0"/>
        <w:spacing w:after="0" w:before="0" w:lineRule="auto"/>
        <w:rPr>
          <w:b w:val="1"/>
          <w:sz w:val="18"/>
          <w:szCs w:val="18"/>
        </w:rPr>
      </w:pPr>
      <w:bookmarkStart w:colFirst="0" w:colLast="0" w:name="_57m23gi1l7mu" w:id="69"/>
      <w:bookmarkEnd w:id="69"/>
      <w:r w:rsidDel="00000000" w:rsidR="00000000" w:rsidRPr="00000000">
        <w:rPr>
          <w:b w:val="1"/>
          <w:color w:val="000000"/>
          <w:rtl w:val="0"/>
        </w:rPr>
        <w:t xml:space="preserve">How will you illuminate your art installation?*</w:t>
      </w:r>
      <w:r w:rsidDel="00000000" w:rsidR="00000000" w:rsidRPr="00000000">
        <w:rPr>
          <w:b w:val="1"/>
          <w:color w:val="000000"/>
          <w:sz w:val="20"/>
          <w:szCs w:val="20"/>
          <w:rtl w:val="0"/>
        </w:rPr>
        <w:br w:type="textWrapping"/>
      </w:r>
      <w:r w:rsidDel="00000000" w:rsidR="00000000" w:rsidRPr="00000000">
        <w:rPr>
          <w:sz w:val="18"/>
          <w:szCs w:val="18"/>
          <w:rtl w:val="0"/>
        </w:rPr>
        <w:t xml:space="preserve">Up to 1500 characters of text</w:t>
      </w:r>
      <w:r w:rsidDel="00000000" w:rsidR="00000000" w:rsidRPr="00000000">
        <w:rPr>
          <w:rtl w:val="0"/>
        </w:rPr>
      </w:r>
    </w:p>
    <w:p w:rsidR="00000000" w:rsidDel="00000000" w:rsidP="00000000" w:rsidRDefault="00000000" w:rsidRPr="00000000" w14:paraId="0000009B">
      <w:pPr>
        <w:pStyle w:val="Heading6"/>
        <w:pageBreakBefore w:val="0"/>
        <w:spacing w:after="0" w:before="0" w:lineRule="auto"/>
        <w:rPr>
          <w:color w:val="000000"/>
          <w:sz w:val="20"/>
          <w:szCs w:val="20"/>
        </w:rPr>
      </w:pPr>
      <w:bookmarkStart w:colFirst="0" w:colLast="0" w:name="_kwdrifq27e4r" w:id="70"/>
      <w:bookmarkEnd w:id="70"/>
      <w:r w:rsidDel="00000000" w:rsidR="00000000" w:rsidRPr="00000000">
        <w:rPr>
          <w:color w:val="000000"/>
          <w:sz w:val="20"/>
          <w:szCs w:val="20"/>
          <w:rtl w:val="0"/>
        </w:rPr>
        <w:t xml:space="preserve">Black Rock City can be a very dark environment; your art installation must be sufficiently illuminated at night, not only during the event but also during construction. </w:t>
      </w:r>
      <w:r w:rsidDel="00000000" w:rsidR="00000000" w:rsidRPr="00000000">
        <w:rPr>
          <w:color w:val="000000"/>
          <w:sz w:val="20"/>
          <w:szCs w:val="20"/>
          <w:rtl w:val="0"/>
        </w:rPr>
        <w:t xml:space="preserve">This includes any rebar, guy wires, and any other part of the installation that may cause someone to be seriously injured. Describe how your project will be made visible at night to ensure participants’ safety.</w:t>
      </w:r>
      <w:r w:rsidDel="00000000" w:rsidR="00000000" w:rsidRPr="00000000">
        <w:rPr>
          <w:rtl w:val="0"/>
        </w:rPr>
      </w:r>
    </w:p>
    <w:p w:rsidR="00000000" w:rsidDel="00000000" w:rsidP="00000000" w:rsidRDefault="00000000" w:rsidRPr="00000000" w14:paraId="0000009C">
      <w:pPr>
        <w:pageBreakBefore w:val="0"/>
        <w:rPr>
          <w:sz w:val="20"/>
          <w:szCs w:val="20"/>
        </w:rPr>
      </w:pPr>
      <w:r w:rsidDel="00000000" w:rsidR="00000000" w:rsidRPr="00000000">
        <w:rPr>
          <w:sz w:val="20"/>
          <w:szCs w:val="20"/>
          <w:rtl w:val="0"/>
        </w:rPr>
        <w:t xml:space="preserve"> </w:t>
      </w:r>
    </w:p>
    <w:p w:rsidR="00000000" w:rsidDel="00000000" w:rsidP="00000000" w:rsidRDefault="00000000" w:rsidRPr="00000000" w14:paraId="0000009D">
      <w:pPr>
        <w:pageBreakBefore w:val="0"/>
        <w:rPr>
          <w:sz w:val="24"/>
          <w:szCs w:val="24"/>
        </w:rPr>
      </w:pPr>
      <w:commentRangeStart w:id="34"/>
      <w:r w:rsidDel="00000000" w:rsidR="00000000" w:rsidRPr="00000000">
        <w:rPr>
          <w:sz w:val="24"/>
          <w:szCs w:val="24"/>
          <w:rtl w:val="0"/>
        </w:rPr>
        <w:t xml:space="preserve">The first lights which go up will be work lighting during construction. Secondary running lights will be present before the structure is completely built, and 12V batteries provide backup power for these lights even if the generator is off. </w:t>
      </w:r>
      <w:r w:rsidDel="00000000" w:rsidR="00000000" w:rsidRPr="00000000">
        <w:rPr>
          <w:sz w:val="24"/>
          <w:szCs w:val="24"/>
          <w:rtl w:val="0"/>
        </w:rPr>
        <w:t xml:space="preserve">The upper half of the external walls of the cylinders will be illuminated using multicolored LEDs encircling the cylinder walls from above. The cylinders will also be uplit from below using white LED “neon” tubes encircling the static platforms. Each cylinder will be downlit with a different color combination. This is so that the night-time appearance of the labyrinth from a distance will appear to be swaths of color that shift at intervals organically, as persons rotate the cylinders (and thus the colors) as they navigate their way through the labyrinth. A commercial slip ring assembly at the pivoting top of each cylinder safely supplies low voltage (12V) power to illuminate the interior and exterior of every cylinder. </w:t>
      </w:r>
      <w:r w:rsidDel="00000000" w:rsidR="00000000" w:rsidRPr="00000000">
        <w:rPr>
          <w:sz w:val="24"/>
          <w:szCs w:val="24"/>
          <w:rtl w:val="0"/>
        </w:rPr>
        <w:t xml:space="preserve">A 3kW generator will provide primary power at night</w:t>
      </w:r>
      <w:commentRangeStart w:id="35"/>
      <w:r w:rsidDel="00000000" w:rsidR="00000000" w:rsidRPr="00000000">
        <w:rPr>
          <w:sz w:val="24"/>
          <w:szCs w:val="24"/>
          <w:rtl w:val="0"/>
        </w:rPr>
        <w:t xml:space="preserve">.</w:t>
      </w:r>
      <w:commentRangeEnd w:id="35"/>
      <w:r w:rsidDel="00000000" w:rsidR="00000000" w:rsidRPr="00000000">
        <w:commentReference w:id="35"/>
      </w:r>
      <w:r w:rsidDel="00000000" w:rsidR="00000000" w:rsidRPr="00000000">
        <w:rPr>
          <w:sz w:val="24"/>
          <w:szCs w:val="24"/>
          <w:rtl w:val="0"/>
        </w:rPr>
        <w:t xml:space="preserve"> Backup and daytime power will be provided by 12V deep cycle marine batteries, with an option to charge them using solar panels. Lighting and any other powered effects within each cylinder will be designed by the installation artists and will vary in type, but all elements will be fixed to the walls and all lighting will be outdoor grade LED. </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9E">
      <w:pPr>
        <w:pageBreakBefore w:val="0"/>
        <w:rPr>
          <w:sz w:val="24"/>
          <w:szCs w:val="24"/>
        </w:rPr>
      </w:pPr>
      <w:r w:rsidDel="00000000" w:rsidR="00000000" w:rsidRPr="00000000">
        <w:rPr>
          <w:rtl w:val="0"/>
        </w:rPr>
      </w:r>
    </w:p>
    <w:p w:rsidR="00000000" w:rsidDel="00000000" w:rsidP="00000000" w:rsidRDefault="00000000" w:rsidRPr="00000000" w14:paraId="0000009F">
      <w:pPr>
        <w:pStyle w:val="Heading4"/>
        <w:pageBreakBefore w:val="0"/>
        <w:spacing w:after="0" w:before="0" w:lineRule="auto"/>
        <w:rPr>
          <w:b w:val="1"/>
          <w:color w:val="000000"/>
        </w:rPr>
      </w:pPr>
      <w:bookmarkStart w:colFirst="0" w:colLast="0" w:name="_4ewmwas0ltlz" w:id="71"/>
      <w:bookmarkEnd w:id="71"/>
      <w:r w:rsidDel="00000000" w:rsidR="00000000" w:rsidRPr="00000000">
        <w:rPr>
          <w:b w:val="1"/>
          <w:color w:val="000000"/>
          <w:rtl w:val="0"/>
        </w:rPr>
        <w:t xml:space="preserve">Are there sound elements intrinsic to your piece?*</w:t>
      </w:r>
    </w:p>
    <w:p w:rsidR="00000000" w:rsidDel="00000000" w:rsidP="00000000" w:rsidRDefault="00000000" w:rsidRPr="00000000" w14:paraId="000000A0">
      <w:pPr>
        <w:pStyle w:val="Heading6"/>
        <w:pageBreakBefore w:val="0"/>
        <w:numPr>
          <w:ilvl w:val="0"/>
          <w:numId w:val="6"/>
        </w:numPr>
        <w:spacing w:after="0" w:before="0" w:lineRule="auto"/>
        <w:ind w:left="720" w:hanging="360"/>
        <w:rPr>
          <w:i w:val="1"/>
          <w:color w:val="93c47d"/>
          <w:sz w:val="20"/>
          <w:szCs w:val="20"/>
        </w:rPr>
      </w:pPr>
      <w:bookmarkStart w:colFirst="0" w:colLast="0" w:name="_ljhgdcejeu6k" w:id="72"/>
      <w:bookmarkEnd w:id="72"/>
      <w:r w:rsidDel="00000000" w:rsidR="00000000" w:rsidRPr="00000000">
        <w:rPr>
          <w:color w:val="93c47d"/>
          <w:sz w:val="20"/>
          <w:szCs w:val="20"/>
          <w:rtl w:val="0"/>
        </w:rPr>
        <w:t xml:space="preserve">Yes</w:t>
      </w:r>
    </w:p>
    <w:p w:rsidR="00000000" w:rsidDel="00000000" w:rsidP="00000000" w:rsidRDefault="00000000" w:rsidRPr="00000000" w14:paraId="000000A1">
      <w:pPr>
        <w:pStyle w:val="Heading6"/>
        <w:pageBreakBefore w:val="0"/>
        <w:numPr>
          <w:ilvl w:val="0"/>
          <w:numId w:val="6"/>
        </w:numPr>
        <w:spacing w:after="0" w:before="0" w:lineRule="auto"/>
        <w:ind w:left="720" w:hanging="360"/>
        <w:rPr>
          <w:i w:val="1"/>
          <w:color w:val="434343"/>
          <w:sz w:val="20"/>
          <w:szCs w:val="20"/>
        </w:rPr>
      </w:pPr>
      <w:bookmarkStart w:colFirst="0" w:colLast="0" w:name="_ljhgdcejeu6k" w:id="72"/>
      <w:bookmarkEnd w:id="72"/>
      <w:r w:rsidDel="00000000" w:rsidR="00000000" w:rsidRPr="00000000">
        <w:rPr>
          <w:color w:val="434343"/>
          <w:sz w:val="20"/>
          <w:szCs w:val="20"/>
          <w:rtl w:val="0"/>
        </w:rPr>
        <w:t xml:space="preserve">No</w:t>
      </w:r>
    </w:p>
    <w:p w:rsidR="00000000" w:rsidDel="00000000" w:rsidP="00000000" w:rsidRDefault="00000000" w:rsidRPr="00000000" w14:paraId="000000A2">
      <w:pPr>
        <w:pStyle w:val="Heading4"/>
        <w:keepNext w:val="0"/>
        <w:keepLines w:val="0"/>
        <w:pageBreakBefore w:val="0"/>
        <w:spacing w:after="0" w:before="0" w:lineRule="auto"/>
        <w:ind w:left="720" w:firstLine="0"/>
        <w:rPr>
          <w:b w:val="1"/>
          <w:color w:val="000000"/>
          <w:sz w:val="20"/>
          <w:szCs w:val="20"/>
        </w:rPr>
      </w:pPr>
      <w:bookmarkStart w:colFirst="0" w:colLast="0" w:name="_s3nbhlu6o7jr" w:id="73"/>
      <w:bookmarkEnd w:id="73"/>
      <w:r w:rsidDel="00000000" w:rsidR="00000000" w:rsidRPr="00000000">
        <w:rPr>
          <w:rtl w:val="0"/>
        </w:rPr>
      </w:r>
    </w:p>
    <w:p w:rsidR="00000000" w:rsidDel="00000000" w:rsidP="00000000" w:rsidRDefault="00000000" w:rsidRPr="00000000" w14:paraId="000000A3">
      <w:pPr>
        <w:pStyle w:val="Heading4"/>
        <w:keepNext w:val="0"/>
        <w:keepLines w:val="0"/>
        <w:pageBreakBefore w:val="0"/>
        <w:spacing w:after="0" w:before="0" w:lineRule="auto"/>
        <w:ind w:left="720" w:firstLine="0"/>
        <w:rPr>
          <w:b w:val="1"/>
          <w:sz w:val="18"/>
          <w:szCs w:val="18"/>
        </w:rPr>
      </w:pPr>
      <w:bookmarkStart w:colFirst="0" w:colLast="0" w:name="_flmzl1wol2ad" w:id="74"/>
      <w:bookmarkEnd w:id="74"/>
      <w:r w:rsidDel="00000000" w:rsidR="00000000" w:rsidRPr="00000000">
        <w:rPr>
          <w:b w:val="1"/>
          <w:color w:val="6aa84f"/>
          <w:rtl w:val="0"/>
        </w:rPr>
        <w:t xml:space="preserve">Please describe your sound elements</w:t>
      </w:r>
      <w:r w:rsidDel="00000000" w:rsidR="00000000" w:rsidRPr="00000000">
        <w:rPr>
          <w:b w:val="1"/>
          <w:color w:val="000000"/>
          <w:rtl w:val="0"/>
        </w:rPr>
        <w:t xml:space="preserve">. *</w:t>
      </w:r>
      <w:r w:rsidDel="00000000" w:rsidR="00000000" w:rsidRPr="00000000">
        <w:rPr>
          <w:b w:val="1"/>
          <w:color w:val="000000"/>
          <w:vertAlign w:val="superscript"/>
        </w:rPr>
        <w:footnoteReference w:customMarkFollows="0" w:id="3"/>
      </w:r>
      <w:r w:rsidDel="00000000" w:rsidR="00000000" w:rsidRPr="00000000">
        <w:rPr>
          <w:b w:val="1"/>
          <w:color w:val="000000"/>
          <w:sz w:val="20"/>
          <w:szCs w:val="20"/>
          <w:rtl w:val="0"/>
        </w:rPr>
        <w:br w:type="textWrapping"/>
      </w:r>
      <w:r w:rsidDel="00000000" w:rsidR="00000000" w:rsidRPr="00000000">
        <w:rPr>
          <w:sz w:val="18"/>
          <w:szCs w:val="18"/>
          <w:rtl w:val="0"/>
        </w:rPr>
        <w:t xml:space="preserve">Up to 800 characters of text</w:t>
      </w:r>
      <w:r w:rsidDel="00000000" w:rsidR="00000000" w:rsidRPr="00000000">
        <w:rPr>
          <w:rtl w:val="0"/>
        </w:rPr>
      </w:r>
    </w:p>
    <w:p w:rsidR="00000000" w:rsidDel="00000000" w:rsidP="00000000" w:rsidRDefault="00000000" w:rsidRPr="00000000" w14:paraId="000000A4">
      <w:pPr>
        <w:pStyle w:val="Heading6"/>
        <w:pageBreakBefore w:val="0"/>
        <w:spacing w:after="0" w:before="0" w:lineRule="auto"/>
        <w:ind w:left="720" w:firstLine="0"/>
        <w:rPr>
          <w:color w:val="000000"/>
          <w:sz w:val="20"/>
          <w:szCs w:val="20"/>
        </w:rPr>
      </w:pPr>
      <w:bookmarkStart w:colFirst="0" w:colLast="0" w:name="_1wr24v28wh7d" w:id="75"/>
      <w:bookmarkEnd w:id="75"/>
      <w:r w:rsidDel="00000000" w:rsidR="00000000" w:rsidRPr="00000000">
        <w:rPr>
          <w:color w:val="000000"/>
          <w:sz w:val="20"/>
          <w:szCs w:val="20"/>
          <w:rtl w:val="0"/>
        </w:rPr>
        <w:t xml:space="preserve">What are they and what is their impact on participants or other surrounding art installations? Specifically, tell us from how far away your sound will be heard - just inside your installation (ambient), 10 feet away, etc. Please note that we do not fund or place performances, bands, DJs, or amplified sound in art installations.</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sz w:val="24"/>
          <w:szCs w:val="24"/>
        </w:rPr>
      </w:pPr>
      <w:r w:rsidDel="00000000" w:rsidR="00000000" w:rsidRPr="00000000">
        <w:rPr>
          <w:sz w:val="24"/>
          <w:szCs w:val="24"/>
          <w:rtl w:val="0"/>
        </w:rPr>
        <w:t xml:space="preserve">Sound elements of the Revolutionary Labyrinth are not going to be audible from outside the immediate area of the work. As a multi-sensory project sound is intrinsic in that it is present in some-but-not-all of the installations.</w:t>
      </w:r>
      <w:commentRangeStart w:id="36"/>
      <w:commentRangeStart w:id="37"/>
      <w:r w:rsidDel="00000000" w:rsidR="00000000" w:rsidRPr="00000000">
        <w:rPr>
          <w:sz w:val="24"/>
          <w:szCs w:val="24"/>
          <w:rtl w:val="0"/>
        </w:rPr>
        <w:t xml:space="preserve"> Some contributing artists will utilize small speakers as part of their installation artwork for sound that contributes atmospherically to the setting or concept within. Other installation artists may not desire sound at all in their works, and the sound from others will be soft enough to not carry far beyond the source. One installation artist is designing for the idea of turning the centermost cylinder into a cylindrical music box, adding pegs to the cylindrical walls and fixing a metal musical comb to the supports in order to strike notes.  </w:t>
      </w:r>
      <w:commentRangeEnd w:id="36"/>
      <w:r w:rsidDel="00000000" w:rsidR="00000000" w:rsidRPr="00000000">
        <w:commentReference w:id="36"/>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0A7">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A8">
      <w:pPr>
        <w:pStyle w:val="Heading4"/>
        <w:keepNext w:val="0"/>
        <w:keepLines w:val="0"/>
        <w:pageBreakBefore w:val="0"/>
        <w:spacing w:after="0" w:before="0" w:lineRule="auto"/>
        <w:rPr>
          <w:color w:val="000000"/>
          <w:sz w:val="20"/>
          <w:szCs w:val="20"/>
        </w:rPr>
      </w:pPr>
      <w:bookmarkStart w:colFirst="0" w:colLast="0" w:name="_t9pavnkaj5zx" w:id="76"/>
      <w:bookmarkEnd w:id="76"/>
      <w:r w:rsidDel="00000000" w:rsidR="00000000" w:rsidRPr="00000000">
        <w:rPr>
          <w:rtl w:val="0"/>
        </w:rPr>
      </w:r>
    </w:p>
    <w:p w:rsidR="00000000" w:rsidDel="00000000" w:rsidP="00000000" w:rsidRDefault="00000000" w:rsidRPr="00000000" w14:paraId="000000A9">
      <w:pPr>
        <w:pStyle w:val="Heading4"/>
        <w:pageBreakBefore w:val="0"/>
        <w:spacing w:after="0" w:before="0" w:lineRule="auto"/>
        <w:rPr>
          <w:b w:val="1"/>
          <w:color w:val="000000"/>
        </w:rPr>
      </w:pPr>
      <w:bookmarkStart w:colFirst="0" w:colLast="0" w:name="_oc4q77gfdlgf" w:id="77"/>
      <w:bookmarkEnd w:id="77"/>
      <w:r w:rsidDel="00000000" w:rsidR="00000000" w:rsidRPr="00000000">
        <w:rPr>
          <w:b w:val="1"/>
          <w:color w:val="000000"/>
          <w:rtl w:val="0"/>
        </w:rPr>
        <w:t xml:space="preserve">Do you envision your artwork potentially being placed in a setting outside Black Rock City after the Burning Man event?​*</w:t>
      </w:r>
    </w:p>
    <w:p w:rsidR="00000000" w:rsidDel="00000000" w:rsidP="00000000" w:rsidRDefault="00000000" w:rsidRPr="00000000" w14:paraId="000000AA">
      <w:pPr>
        <w:pStyle w:val="Heading6"/>
        <w:pageBreakBefore w:val="0"/>
        <w:numPr>
          <w:ilvl w:val="0"/>
          <w:numId w:val="5"/>
        </w:numPr>
        <w:spacing w:after="0" w:before="0" w:lineRule="auto"/>
        <w:ind w:left="720" w:hanging="360"/>
        <w:rPr>
          <w:b w:val="1"/>
          <w:i w:val="1"/>
          <w:color w:val="6aa84f"/>
          <w:sz w:val="20"/>
          <w:szCs w:val="20"/>
        </w:rPr>
      </w:pPr>
      <w:bookmarkStart w:colFirst="0" w:colLast="0" w:name="_8o8b77v3ngc3" w:id="78"/>
      <w:bookmarkEnd w:id="78"/>
      <w:r w:rsidDel="00000000" w:rsidR="00000000" w:rsidRPr="00000000">
        <w:rPr>
          <w:b w:val="1"/>
          <w:color w:val="6aa84f"/>
          <w:sz w:val="20"/>
          <w:szCs w:val="20"/>
          <w:rtl w:val="0"/>
        </w:rPr>
        <w:t xml:space="preserve">Yes</w:t>
      </w:r>
      <w:r w:rsidDel="00000000" w:rsidR="00000000" w:rsidRPr="00000000">
        <w:rPr>
          <w:rtl w:val="0"/>
        </w:rPr>
      </w:r>
    </w:p>
    <w:p w:rsidR="00000000" w:rsidDel="00000000" w:rsidP="00000000" w:rsidRDefault="00000000" w:rsidRPr="00000000" w14:paraId="000000AB">
      <w:pPr>
        <w:pStyle w:val="Heading6"/>
        <w:pageBreakBefore w:val="0"/>
        <w:numPr>
          <w:ilvl w:val="0"/>
          <w:numId w:val="5"/>
        </w:numPr>
        <w:spacing w:after="0" w:before="0" w:lineRule="auto"/>
        <w:ind w:left="720" w:hanging="360"/>
        <w:rPr>
          <w:i w:val="1"/>
          <w:color w:val="434343"/>
          <w:sz w:val="20"/>
          <w:szCs w:val="20"/>
        </w:rPr>
      </w:pPr>
      <w:bookmarkStart w:colFirst="0" w:colLast="0" w:name="_8o8b77v3ngc3" w:id="78"/>
      <w:bookmarkEnd w:id="78"/>
      <w:r w:rsidDel="00000000" w:rsidR="00000000" w:rsidRPr="00000000">
        <w:rPr>
          <w:color w:val="434343"/>
          <w:sz w:val="20"/>
          <w:szCs w:val="20"/>
          <w:rtl w:val="0"/>
        </w:rPr>
        <w:t xml:space="preserve">No</w:t>
      </w:r>
    </w:p>
    <w:p w:rsidR="00000000" w:rsidDel="00000000" w:rsidP="00000000" w:rsidRDefault="00000000" w:rsidRPr="00000000" w14:paraId="000000AC">
      <w:pPr>
        <w:pageBreakBefore w:val="0"/>
        <w:rPr>
          <w:sz w:val="20"/>
          <w:szCs w:val="20"/>
        </w:rPr>
      </w:pPr>
      <w:r w:rsidDel="00000000" w:rsidR="00000000" w:rsidRPr="00000000">
        <w:rPr>
          <w:sz w:val="20"/>
          <w:szCs w:val="20"/>
          <w:rtl w:val="0"/>
        </w:rPr>
        <w:t xml:space="preserve"> </w:t>
      </w:r>
    </w:p>
    <w:p w:rsidR="00000000" w:rsidDel="00000000" w:rsidP="00000000" w:rsidRDefault="00000000" w:rsidRPr="00000000" w14:paraId="000000AD">
      <w:pPr>
        <w:pageBreakBefore w:val="0"/>
        <w:rPr>
          <w:sz w:val="20"/>
          <w:szCs w:val="20"/>
        </w:rPr>
      </w:pPr>
      <w:r w:rsidDel="00000000" w:rsidR="00000000" w:rsidRPr="00000000">
        <w:rPr>
          <w:rtl w:val="0"/>
        </w:rPr>
      </w:r>
    </w:p>
    <w:p w:rsidR="00000000" w:rsidDel="00000000" w:rsidP="00000000" w:rsidRDefault="00000000" w:rsidRPr="00000000" w14:paraId="000000AE">
      <w:pPr>
        <w:pStyle w:val="Heading4"/>
        <w:keepNext w:val="0"/>
        <w:keepLines w:val="0"/>
        <w:pageBreakBefore w:val="0"/>
        <w:spacing w:after="0" w:before="0" w:lineRule="auto"/>
        <w:rPr>
          <w:sz w:val="18"/>
          <w:szCs w:val="18"/>
        </w:rPr>
      </w:pPr>
      <w:bookmarkStart w:colFirst="0" w:colLast="0" w:name="_is9z66bkfzop" w:id="79"/>
      <w:bookmarkEnd w:id="79"/>
      <w:r w:rsidDel="00000000" w:rsidR="00000000" w:rsidRPr="00000000">
        <w:rPr>
          <w:b w:val="1"/>
          <w:color w:val="6aa84f"/>
          <w:rtl w:val="0"/>
        </w:rPr>
        <w:t xml:space="preserve">Please describe any changes or modifications you would need to make to the piece to make its placement off-playa possible after the event.​</w:t>
      </w:r>
      <w:r w:rsidDel="00000000" w:rsidR="00000000" w:rsidRPr="00000000">
        <w:rPr>
          <w:b w:val="1"/>
          <w:color w:val="000000"/>
          <w:rtl w:val="0"/>
        </w:rPr>
        <w:t xml:space="preserve">*</w:t>
      </w:r>
      <w:r w:rsidDel="00000000" w:rsidR="00000000" w:rsidRPr="00000000">
        <w:rPr>
          <w:b w:val="1"/>
          <w:color w:val="000000"/>
          <w:vertAlign w:val="superscript"/>
        </w:rPr>
        <w:footnoteReference w:customMarkFollows="0" w:id="4"/>
      </w:r>
      <w:r w:rsidDel="00000000" w:rsidR="00000000" w:rsidRPr="00000000">
        <w:rPr>
          <w:b w:val="1"/>
          <w:color w:val="000000"/>
          <w:sz w:val="20"/>
          <w:szCs w:val="20"/>
          <w:rtl w:val="0"/>
        </w:rPr>
        <w:br w:type="textWrapping"/>
      </w:r>
      <w:r w:rsidDel="00000000" w:rsidR="00000000" w:rsidRPr="00000000">
        <w:rPr>
          <w:sz w:val="18"/>
          <w:szCs w:val="18"/>
          <w:rtl w:val="0"/>
        </w:rPr>
        <w:t xml:space="preserve">Up to 800 characters of text</w:t>
      </w:r>
    </w:p>
    <w:p w:rsidR="00000000" w:rsidDel="00000000" w:rsidP="00000000" w:rsidRDefault="00000000" w:rsidRPr="00000000" w14:paraId="000000AF">
      <w:pPr>
        <w:pStyle w:val="Heading6"/>
        <w:pageBreakBefore w:val="0"/>
        <w:spacing w:after="0" w:before="0" w:lineRule="auto"/>
        <w:rPr>
          <w:color w:val="000000"/>
          <w:sz w:val="20"/>
          <w:szCs w:val="20"/>
        </w:rPr>
      </w:pPr>
      <w:bookmarkStart w:colFirst="0" w:colLast="0" w:name="_livlq7f7dl39" w:id="80"/>
      <w:bookmarkEnd w:id="80"/>
      <w:r w:rsidDel="00000000" w:rsidR="00000000" w:rsidRPr="00000000">
        <w:rPr>
          <w:color w:val="000000"/>
          <w:sz w:val="20"/>
          <w:szCs w:val="20"/>
          <w:rtl w:val="0"/>
        </w:rPr>
        <w:t xml:space="preserve"> </w:t>
      </w:r>
    </w:p>
    <w:p w:rsidR="00000000" w:rsidDel="00000000" w:rsidP="00000000" w:rsidRDefault="00000000" w:rsidRPr="00000000" w14:paraId="000000B0">
      <w:pPr>
        <w:pageBreakBefore w:val="0"/>
        <w:rPr>
          <w:sz w:val="24"/>
          <w:szCs w:val="24"/>
        </w:rPr>
      </w:pPr>
      <w:r w:rsidDel="00000000" w:rsidR="00000000" w:rsidRPr="00000000">
        <w:rPr>
          <w:sz w:val="24"/>
          <w:szCs w:val="24"/>
          <w:rtl w:val="0"/>
        </w:rPr>
        <w:t xml:space="preserve"> No modifications will need to be made to the design of the labyrinth in order for it to have another life after Burning Man. Flushing the bearings and cleaning the installations and track of playa dust should be enough to install a </w:t>
      </w:r>
      <w:r w:rsidDel="00000000" w:rsidR="00000000" w:rsidRPr="00000000">
        <w:rPr>
          <w:sz w:val="24"/>
          <w:szCs w:val="24"/>
          <w:rtl w:val="0"/>
        </w:rPr>
        <w:t xml:space="preserve">system of revolving</w:t>
      </w:r>
      <w:r w:rsidDel="00000000" w:rsidR="00000000" w:rsidRPr="00000000">
        <w:rPr>
          <w:sz w:val="24"/>
          <w:szCs w:val="24"/>
          <w:rtl w:val="0"/>
        </w:rPr>
        <w:t xml:space="preserve"> alcoves, arranged in any order, at a location elsewhere. Each cylinder is self suspending, so it may be that after Burning Man they will split up and be installed as individual installation spaces (1 cylinder), smaller grid systems (5 cylinders), or that we will scale up and create more cylinders for an even larger labyrinth (25 cylinders). The pattern of our labyrinth grid follows the mathematical pattern of centered square numbers. </w:t>
      </w:r>
    </w:p>
    <w:p w:rsidR="00000000" w:rsidDel="00000000" w:rsidP="00000000" w:rsidRDefault="00000000" w:rsidRPr="00000000" w14:paraId="000000B1">
      <w:pPr>
        <w:pStyle w:val="Heading2"/>
        <w:keepNext w:val="0"/>
        <w:keepLines w:val="0"/>
        <w:pageBreakBefore w:val="0"/>
        <w:spacing w:after="0" w:before="0" w:lineRule="auto"/>
        <w:rPr>
          <w:b w:val="1"/>
          <w:sz w:val="24"/>
          <w:szCs w:val="24"/>
        </w:rPr>
      </w:pPr>
      <w:bookmarkStart w:colFirst="0" w:colLast="0" w:name="_xc9e0vbimn4g" w:id="81"/>
      <w:bookmarkEnd w:id="81"/>
      <w:r w:rsidDel="00000000" w:rsidR="00000000" w:rsidRPr="00000000">
        <w:rPr>
          <w:rtl w:val="0"/>
        </w:rPr>
      </w:r>
    </w:p>
    <w:p w:rsidR="00000000" w:rsidDel="00000000" w:rsidP="00000000" w:rsidRDefault="00000000" w:rsidRPr="00000000" w14:paraId="000000B2">
      <w:pPr>
        <w:pStyle w:val="Heading2"/>
        <w:keepNext w:val="0"/>
        <w:keepLines w:val="0"/>
        <w:pageBreakBefore w:val="0"/>
        <w:spacing w:after="0" w:before="0" w:lineRule="auto"/>
        <w:jc w:val="center"/>
        <w:rPr>
          <w:b w:val="1"/>
          <w:sz w:val="24"/>
          <w:szCs w:val="24"/>
        </w:rPr>
      </w:pPr>
      <w:bookmarkStart w:colFirst="0" w:colLast="0" w:name="_rtibqx36efob" w:id="82"/>
      <w:bookmarkEnd w:id="82"/>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4"/>
        <w:keepNext w:val="0"/>
        <w:keepLines w:val="0"/>
        <w:pageBreakBefore w:val="0"/>
        <w:spacing w:after="0" w:before="0" w:lineRule="auto"/>
        <w:rPr>
          <w:b w:val="1"/>
          <w:color w:val="ff0000"/>
        </w:rPr>
      </w:pPr>
      <w:bookmarkStart w:colFirst="0" w:colLast="0" w:name="_5mszq0mx1f8d" w:id="83"/>
      <w:bookmarkEnd w:id="83"/>
      <w:r w:rsidDel="00000000" w:rsidR="00000000" w:rsidRPr="00000000">
        <w:rPr>
          <w:b w:val="1"/>
          <w:color w:val="ff0000"/>
          <w:rtl w:val="0"/>
        </w:rPr>
        <w:t xml:space="preserve">Total Budget Amount*</w:t>
      </w:r>
    </w:p>
    <w:p w:rsidR="00000000" w:rsidDel="00000000" w:rsidP="00000000" w:rsidRDefault="00000000" w:rsidRPr="00000000" w14:paraId="000000B4">
      <w:pPr>
        <w:pStyle w:val="Heading6"/>
        <w:pageBreakBefore w:val="0"/>
        <w:spacing w:after="0" w:before="0" w:lineRule="auto"/>
        <w:rPr>
          <w:color w:val="000000"/>
          <w:sz w:val="20"/>
          <w:szCs w:val="20"/>
        </w:rPr>
      </w:pPr>
      <w:bookmarkStart w:colFirst="0" w:colLast="0" w:name="_o1cnafdxse1z" w:id="84"/>
      <w:bookmarkEnd w:id="84"/>
      <w:r w:rsidDel="00000000" w:rsidR="00000000" w:rsidRPr="00000000">
        <w:rPr>
          <w:color w:val="000000"/>
          <w:sz w:val="20"/>
          <w:szCs w:val="20"/>
          <w:rtl w:val="0"/>
        </w:rPr>
        <w:t xml:space="preserve">Please list the amount of your project’s total budget. This should match the total number on your budget spreadsheet. </w:t>
      </w:r>
    </w:p>
    <w:p w:rsidR="00000000" w:rsidDel="00000000" w:rsidP="00000000" w:rsidRDefault="00000000" w:rsidRPr="00000000" w14:paraId="000000B5">
      <w:pPr>
        <w:pStyle w:val="Heading6"/>
        <w:pageBreakBefore w:val="0"/>
        <w:spacing w:after="0" w:before="0" w:lineRule="auto"/>
        <w:rPr>
          <w:color w:val="000000"/>
          <w:sz w:val="20"/>
          <w:szCs w:val="20"/>
        </w:rPr>
      </w:pPr>
      <w:bookmarkStart w:colFirst="0" w:colLast="0" w:name="_91r77mmla2a4" w:id="85"/>
      <w:bookmarkEnd w:id="85"/>
      <w:r w:rsidDel="00000000" w:rsidR="00000000" w:rsidRPr="00000000">
        <w:rPr>
          <w:rtl w:val="0"/>
        </w:rPr>
      </w:r>
    </w:p>
    <w:p w:rsidR="00000000" w:rsidDel="00000000" w:rsidP="00000000" w:rsidRDefault="00000000" w:rsidRPr="00000000" w14:paraId="000000B6">
      <w:pPr>
        <w:pStyle w:val="Heading6"/>
        <w:pageBreakBefore w:val="0"/>
        <w:spacing w:after="0" w:before="0" w:lineRule="auto"/>
        <w:rPr>
          <w:color w:val="000000"/>
          <w:sz w:val="20"/>
          <w:szCs w:val="20"/>
        </w:rPr>
      </w:pPr>
      <w:bookmarkStart w:colFirst="0" w:colLast="0" w:name="_j9zq1q45rdfo" w:id="86"/>
      <w:bookmarkEnd w:id="86"/>
      <w:r w:rsidDel="00000000" w:rsidR="00000000" w:rsidRPr="00000000">
        <w:rPr>
          <w:color w:val="000000"/>
          <w:sz w:val="20"/>
          <w:szCs w:val="20"/>
          <w:rtl w:val="0"/>
        </w:rPr>
        <w:t xml:space="preserve">If you are interested in offering scalable options, you may suggest multiple tiers for funding, for example, a large, medium, and small version of your project at corresponding budget amounts. If proposing multiple options, please use Tier 1 as your highest-dollar option, Tier 2 as middle and Tier 3 as lowest.</w:t>
      </w:r>
    </w:p>
    <w:p w:rsidR="00000000" w:rsidDel="00000000" w:rsidP="00000000" w:rsidRDefault="00000000" w:rsidRPr="00000000" w14:paraId="000000B7">
      <w:pPr>
        <w:pStyle w:val="Heading6"/>
        <w:pageBreakBefore w:val="0"/>
        <w:spacing w:after="0" w:before="0" w:lineRule="auto"/>
        <w:rPr>
          <w:color w:val="000000"/>
          <w:sz w:val="20"/>
          <w:szCs w:val="20"/>
        </w:rPr>
      </w:pPr>
      <w:bookmarkStart w:colFirst="0" w:colLast="0" w:name="_gxgvtlke3us" w:id="87"/>
      <w:bookmarkEnd w:id="87"/>
      <w:r w:rsidDel="00000000" w:rsidR="00000000" w:rsidRPr="00000000">
        <w:rPr>
          <w:rtl w:val="0"/>
        </w:rPr>
      </w:r>
    </w:p>
    <w:p w:rsidR="00000000" w:rsidDel="00000000" w:rsidP="00000000" w:rsidRDefault="00000000" w:rsidRPr="00000000" w14:paraId="000000B8">
      <w:pPr>
        <w:pStyle w:val="Heading6"/>
        <w:pageBreakBefore w:val="0"/>
        <w:spacing w:after="0" w:before="0" w:lineRule="auto"/>
        <w:rPr>
          <w:color w:val="000000"/>
          <w:sz w:val="20"/>
          <w:szCs w:val="20"/>
        </w:rPr>
      </w:pPr>
      <w:bookmarkStart w:colFirst="0" w:colLast="0" w:name="_77wfv7feol7a" w:id="88"/>
      <w:bookmarkEnd w:id="88"/>
      <w:r w:rsidDel="00000000" w:rsidR="00000000" w:rsidRPr="00000000">
        <w:rPr>
          <w:color w:val="000000"/>
          <w:sz w:val="20"/>
          <w:szCs w:val="20"/>
          <w:rtl w:val="0"/>
        </w:rPr>
        <w:t xml:space="preserve">The pre-filled number is what you submitted with your LOI but you may change it slightly here. </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Style w:val="Heading6"/>
        <w:pageBreakBefore w:val="0"/>
        <w:spacing w:after="0" w:before="0" w:lineRule="auto"/>
        <w:ind w:left="720" w:firstLine="0"/>
        <w:rPr>
          <w:b w:val="1"/>
          <w:i w:val="0"/>
          <w:color w:val="000000"/>
          <w:sz w:val="24"/>
          <w:szCs w:val="24"/>
        </w:rPr>
      </w:pPr>
      <w:bookmarkStart w:colFirst="0" w:colLast="0" w:name="_f8fwmb4kjs0r" w:id="89"/>
      <w:bookmarkEnd w:id="89"/>
      <w:commentRangeStart w:id="38"/>
      <w:r w:rsidDel="00000000" w:rsidR="00000000" w:rsidRPr="00000000">
        <w:rPr>
          <w:b w:val="1"/>
          <w:i w:val="0"/>
          <w:color w:val="000000"/>
          <w:sz w:val="24"/>
          <w:szCs w:val="24"/>
          <w:rtl w:val="0"/>
        </w:rPr>
        <w:t xml:space="preserve">Please enter a whole number (not a range) in US Dollars.</w:t>
      </w:r>
    </w:p>
    <w:p w:rsidR="00000000" w:rsidDel="00000000" w:rsidP="00000000" w:rsidRDefault="00000000" w:rsidRPr="00000000" w14:paraId="000000BB">
      <w:pPr>
        <w:pStyle w:val="Heading6"/>
        <w:pageBreakBefore w:val="0"/>
        <w:spacing w:after="0" w:before="0" w:lineRule="auto"/>
        <w:ind w:left="720" w:firstLine="0"/>
        <w:rPr>
          <w:i w:val="0"/>
          <w:color w:val="434343"/>
        </w:rPr>
      </w:pPr>
      <w:bookmarkStart w:colFirst="0" w:colLast="0" w:name="_yyn5rau5s2qo" w:id="90"/>
      <w:bookmarkEnd w:id="90"/>
      <w:r w:rsidDel="00000000" w:rsidR="00000000" w:rsidRPr="00000000">
        <w:rPr>
          <w:i w:val="0"/>
          <w:color w:val="434343"/>
          <w:rtl w:val="0"/>
        </w:rPr>
        <w:t xml:space="preserve">Total Budget Tier 1 (highest amount): $ 24,490</w:t>
      </w:r>
    </w:p>
    <w:p w:rsidR="00000000" w:rsidDel="00000000" w:rsidP="00000000" w:rsidRDefault="00000000" w:rsidRPr="00000000" w14:paraId="000000BC">
      <w:pPr>
        <w:pStyle w:val="Heading6"/>
        <w:pageBreakBefore w:val="0"/>
        <w:spacing w:after="0" w:before="0" w:lineRule="auto"/>
        <w:ind w:left="720" w:firstLine="0"/>
        <w:rPr>
          <w:i w:val="0"/>
          <w:color w:val="434343"/>
        </w:rPr>
      </w:pPr>
      <w:bookmarkStart w:colFirst="0" w:colLast="0" w:name="_tnta91alj3z6" w:id="91"/>
      <w:bookmarkEnd w:id="91"/>
      <w:r w:rsidDel="00000000" w:rsidR="00000000" w:rsidRPr="00000000">
        <w:rPr>
          <w:i w:val="0"/>
          <w:color w:val="434343"/>
          <w:rtl w:val="0"/>
        </w:rPr>
        <w:t xml:space="preserve">Total Budget Tier 2: </w:t>
      </w:r>
    </w:p>
    <w:p w:rsidR="00000000" w:rsidDel="00000000" w:rsidP="00000000" w:rsidRDefault="00000000" w:rsidRPr="00000000" w14:paraId="000000BD">
      <w:pPr>
        <w:pStyle w:val="Heading6"/>
        <w:pageBreakBefore w:val="0"/>
        <w:spacing w:after="0" w:before="0" w:lineRule="auto"/>
        <w:ind w:left="720" w:firstLine="0"/>
        <w:rPr>
          <w:b w:val="1"/>
          <w:i w:val="0"/>
          <w:color w:val="434343"/>
        </w:rPr>
      </w:pPr>
      <w:bookmarkStart w:colFirst="0" w:colLast="0" w:name="_tnta91alj3z6" w:id="91"/>
      <w:bookmarkEnd w:id="91"/>
      <w:r w:rsidDel="00000000" w:rsidR="00000000" w:rsidRPr="00000000">
        <w:rPr>
          <w:i w:val="0"/>
          <w:color w:val="434343"/>
          <w:rtl w:val="0"/>
        </w:rPr>
        <w:t xml:space="preserve">Total Budget Tier 3: </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0BE">
      <w:pPr>
        <w:pStyle w:val="Heading4"/>
        <w:keepNext w:val="0"/>
        <w:keepLines w:val="0"/>
        <w:pageBreakBefore w:val="0"/>
        <w:spacing w:after="0" w:before="0" w:lineRule="auto"/>
        <w:rPr>
          <w:b w:val="1"/>
          <w:color w:val="000000"/>
          <w:sz w:val="20"/>
          <w:szCs w:val="20"/>
        </w:rPr>
      </w:pPr>
      <w:bookmarkStart w:colFirst="0" w:colLast="0" w:name="_tb3cmv6tc3rf" w:id="92"/>
      <w:bookmarkEnd w:id="92"/>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Style w:val="Heading4"/>
        <w:keepNext w:val="0"/>
        <w:keepLines w:val="0"/>
        <w:pageBreakBefore w:val="0"/>
        <w:spacing w:after="0" w:before="0" w:lineRule="auto"/>
        <w:rPr>
          <w:b w:val="1"/>
          <w:color w:val="000000"/>
        </w:rPr>
      </w:pPr>
      <w:bookmarkStart w:colFirst="0" w:colLast="0" w:name="_t6w4lut1553u" w:id="93"/>
      <w:bookmarkEnd w:id="93"/>
      <w:r w:rsidDel="00000000" w:rsidR="00000000" w:rsidRPr="00000000">
        <w:rPr>
          <w:b w:val="1"/>
          <w:color w:val="000000"/>
          <w:rtl w:val="0"/>
        </w:rPr>
        <w:t xml:space="preserve">What is the amount of funding you are requesting from Burning Man for the project described in this application?​*</w:t>
      </w:r>
    </w:p>
    <w:p w:rsidR="00000000" w:rsidDel="00000000" w:rsidP="00000000" w:rsidRDefault="00000000" w:rsidRPr="00000000" w14:paraId="000000C1">
      <w:pPr>
        <w:pStyle w:val="Heading6"/>
        <w:pageBreakBefore w:val="0"/>
        <w:spacing w:after="0" w:before="0" w:lineRule="auto"/>
        <w:rPr>
          <w:color w:val="434343"/>
          <w:sz w:val="20"/>
          <w:szCs w:val="20"/>
        </w:rPr>
      </w:pPr>
      <w:bookmarkStart w:colFirst="0" w:colLast="0" w:name="_9jfsigffxe68" w:id="94"/>
      <w:bookmarkEnd w:id="94"/>
      <w:r w:rsidDel="00000000" w:rsidR="00000000" w:rsidRPr="00000000">
        <w:rPr>
          <w:color w:val="434343"/>
          <w:sz w:val="20"/>
          <w:szCs w:val="20"/>
          <w:rtl w:val="0"/>
        </w:rPr>
        <w:t xml:space="preserve">If you offered scalable options in the previous question, please include corresponding funding requests and tiers here. </w:t>
      </w:r>
      <w:r w:rsidDel="00000000" w:rsidR="00000000" w:rsidRPr="00000000">
        <w:rPr>
          <w:color w:val="434343"/>
          <w:sz w:val="20"/>
          <w:szCs w:val="20"/>
          <w:highlight w:val="white"/>
          <w:rtl w:val="0"/>
        </w:rPr>
        <w:t xml:space="preserve">Note that, for the most part, Burning Man only partially funds honorarium projects, so we strongly recommend that your Funding Request not be 100% of your total budget.</w:t>
      </w:r>
      <w:r w:rsidDel="00000000" w:rsidR="00000000" w:rsidRPr="00000000">
        <w:rPr>
          <w:rtl w:val="0"/>
        </w:rPr>
      </w:r>
    </w:p>
    <w:p w:rsidR="00000000" w:rsidDel="00000000" w:rsidP="00000000" w:rsidRDefault="00000000" w:rsidRPr="00000000" w14:paraId="000000C2">
      <w:pPr>
        <w:pStyle w:val="Heading6"/>
        <w:pageBreakBefore w:val="0"/>
        <w:spacing w:after="0" w:before="0" w:lineRule="auto"/>
        <w:rPr>
          <w:color w:val="434343"/>
          <w:sz w:val="20"/>
          <w:szCs w:val="20"/>
        </w:rPr>
      </w:pPr>
      <w:bookmarkStart w:colFirst="0" w:colLast="0" w:name="_zdwel6ooz0g8" w:id="95"/>
      <w:bookmarkEnd w:id="95"/>
      <w:r w:rsidDel="00000000" w:rsidR="00000000" w:rsidRPr="00000000">
        <w:rPr>
          <w:rtl w:val="0"/>
        </w:rPr>
      </w:r>
    </w:p>
    <w:p w:rsidR="00000000" w:rsidDel="00000000" w:rsidP="00000000" w:rsidRDefault="00000000" w:rsidRPr="00000000" w14:paraId="000000C3">
      <w:pPr>
        <w:pStyle w:val="Heading6"/>
        <w:pageBreakBefore w:val="0"/>
        <w:spacing w:after="0" w:before="0" w:lineRule="auto"/>
        <w:rPr>
          <w:color w:val="434343"/>
          <w:sz w:val="20"/>
          <w:szCs w:val="20"/>
        </w:rPr>
      </w:pPr>
      <w:bookmarkStart w:colFirst="0" w:colLast="0" w:name="_fcygxj8bjx3f" w:id="96"/>
      <w:bookmarkEnd w:id="96"/>
      <w:r w:rsidDel="00000000" w:rsidR="00000000" w:rsidRPr="00000000">
        <w:rPr>
          <w:color w:val="434343"/>
          <w:sz w:val="20"/>
          <w:szCs w:val="20"/>
          <w:rtl w:val="0"/>
        </w:rPr>
        <w:t xml:space="preserve">The pre-filled number is what you submitted with your LOI but you may change it slightly here. </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Style w:val="Heading6"/>
        <w:pageBreakBefore w:val="0"/>
        <w:spacing w:after="0" w:before="0" w:lineRule="auto"/>
        <w:ind w:left="720" w:firstLine="0"/>
        <w:rPr>
          <w:b w:val="1"/>
          <w:i w:val="0"/>
          <w:color w:val="000000"/>
          <w:sz w:val="24"/>
          <w:szCs w:val="24"/>
        </w:rPr>
      </w:pPr>
      <w:bookmarkStart w:colFirst="0" w:colLast="0" w:name="_zdwel6ooz0g8" w:id="95"/>
      <w:bookmarkEnd w:id="95"/>
      <w:r w:rsidDel="00000000" w:rsidR="00000000" w:rsidRPr="00000000">
        <w:rPr>
          <w:b w:val="1"/>
          <w:i w:val="0"/>
          <w:color w:val="000000"/>
          <w:sz w:val="24"/>
          <w:szCs w:val="24"/>
          <w:rtl w:val="0"/>
        </w:rPr>
        <w:t xml:space="preserve">Please enter a whole number (not a range) in US Dollars.</w:t>
      </w:r>
    </w:p>
    <w:p w:rsidR="00000000" w:rsidDel="00000000" w:rsidP="00000000" w:rsidRDefault="00000000" w:rsidRPr="00000000" w14:paraId="000000C6">
      <w:pPr>
        <w:pStyle w:val="Heading6"/>
        <w:pageBreakBefore w:val="0"/>
        <w:spacing w:after="0" w:before="0" w:lineRule="auto"/>
        <w:ind w:left="720" w:firstLine="0"/>
        <w:rPr>
          <w:color w:val="434343"/>
        </w:rPr>
      </w:pPr>
      <w:bookmarkStart w:colFirst="0" w:colLast="0" w:name="_4bma8roqoqs6" w:id="97"/>
      <w:bookmarkEnd w:id="97"/>
      <w:r w:rsidDel="00000000" w:rsidR="00000000" w:rsidRPr="00000000">
        <w:rPr>
          <w:color w:val="434343"/>
          <w:rtl w:val="0"/>
        </w:rPr>
        <w:t xml:space="preserve">Funding Request Tier 1 (highest amount): $14,760</w:t>
      </w:r>
    </w:p>
    <w:p w:rsidR="00000000" w:rsidDel="00000000" w:rsidP="00000000" w:rsidRDefault="00000000" w:rsidRPr="00000000" w14:paraId="000000C7">
      <w:pPr>
        <w:pStyle w:val="Heading6"/>
        <w:pageBreakBefore w:val="0"/>
        <w:spacing w:after="0" w:before="0" w:lineRule="auto"/>
        <w:ind w:left="720" w:firstLine="0"/>
        <w:rPr>
          <w:color w:val="434343"/>
        </w:rPr>
      </w:pPr>
      <w:bookmarkStart w:colFirst="0" w:colLast="0" w:name="_zdwel6ooz0g8" w:id="95"/>
      <w:bookmarkEnd w:id="95"/>
      <w:r w:rsidDel="00000000" w:rsidR="00000000" w:rsidRPr="00000000">
        <w:rPr>
          <w:color w:val="434343"/>
          <w:rtl w:val="0"/>
        </w:rPr>
        <w:t xml:space="preserve">Funding Request Tier 2: $</w:t>
      </w:r>
    </w:p>
    <w:p w:rsidR="00000000" w:rsidDel="00000000" w:rsidP="00000000" w:rsidRDefault="00000000" w:rsidRPr="00000000" w14:paraId="000000C8">
      <w:pPr>
        <w:pStyle w:val="Heading6"/>
        <w:pageBreakBefore w:val="0"/>
        <w:spacing w:after="0" w:before="0" w:lineRule="auto"/>
        <w:ind w:left="720" w:firstLine="0"/>
        <w:rPr>
          <w:color w:val="434343"/>
        </w:rPr>
      </w:pPr>
      <w:bookmarkStart w:colFirst="0" w:colLast="0" w:name="_i3hmemxso74x" w:id="98"/>
      <w:bookmarkEnd w:id="98"/>
      <w:r w:rsidDel="00000000" w:rsidR="00000000" w:rsidRPr="00000000">
        <w:rPr>
          <w:color w:val="434343"/>
          <w:rtl w:val="0"/>
        </w:rPr>
        <w:t xml:space="preserve">Funding Request Tier 3: $</w:t>
      </w:r>
    </w:p>
    <w:p w:rsidR="00000000" w:rsidDel="00000000" w:rsidP="00000000" w:rsidRDefault="00000000" w:rsidRPr="00000000" w14:paraId="000000C9">
      <w:pPr>
        <w:pageBreakBefore w:val="0"/>
        <w:rPr>
          <w:sz w:val="20"/>
          <w:szCs w:val="20"/>
        </w:rPr>
      </w:pPr>
      <w:r w:rsidDel="00000000" w:rsidR="00000000" w:rsidRPr="00000000">
        <w:rPr>
          <w:rtl w:val="0"/>
        </w:rPr>
      </w:r>
    </w:p>
    <w:p w:rsidR="00000000" w:rsidDel="00000000" w:rsidP="00000000" w:rsidRDefault="00000000" w:rsidRPr="00000000" w14:paraId="000000CA">
      <w:pPr>
        <w:pageBreakBefore w:val="0"/>
        <w:rPr>
          <w:sz w:val="20"/>
          <w:szCs w:val="20"/>
        </w:rPr>
      </w:pPr>
      <w:r w:rsidDel="00000000" w:rsidR="00000000" w:rsidRPr="00000000">
        <w:rPr>
          <w:rtl w:val="0"/>
        </w:rPr>
      </w:r>
    </w:p>
    <w:p w:rsidR="00000000" w:rsidDel="00000000" w:rsidP="00000000" w:rsidRDefault="00000000" w:rsidRPr="00000000" w14:paraId="000000CB">
      <w:pPr>
        <w:pStyle w:val="Heading4"/>
        <w:keepNext w:val="0"/>
        <w:keepLines w:val="0"/>
        <w:pageBreakBefore w:val="0"/>
        <w:spacing w:after="0" w:before="0" w:lineRule="auto"/>
        <w:rPr>
          <w:b w:val="1"/>
          <w:sz w:val="18"/>
          <w:szCs w:val="18"/>
        </w:rPr>
      </w:pPr>
      <w:bookmarkStart w:colFirst="0" w:colLast="0" w:name="_hd8kwv0ksa9" w:id="99"/>
      <w:bookmarkEnd w:id="99"/>
      <w:r w:rsidDel="00000000" w:rsidR="00000000" w:rsidRPr="00000000">
        <w:rPr>
          <w:b w:val="1"/>
          <w:color w:val="000000"/>
          <w:rtl w:val="0"/>
        </w:rPr>
        <w:t xml:space="preserve">Budget Range Details*</w:t>
      </w:r>
      <w:r w:rsidDel="00000000" w:rsidR="00000000" w:rsidRPr="00000000">
        <w:rPr>
          <w:b w:val="1"/>
          <w:color w:val="000000"/>
          <w:sz w:val="20"/>
          <w:szCs w:val="20"/>
          <w:rtl w:val="0"/>
        </w:rPr>
        <w:br w:type="textWrapping"/>
      </w:r>
      <w:r w:rsidDel="00000000" w:rsidR="00000000" w:rsidRPr="00000000">
        <w:rPr>
          <w:sz w:val="18"/>
          <w:szCs w:val="18"/>
          <w:rtl w:val="0"/>
        </w:rPr>
        <w:t xml:space="preserve">Up to 500 characters of text</w:t>
      </w:r>
      <w:r w:rsidDel="00000000" w:rsidR="00000000" w:rsidRPr="00000000">
        <w:rPr>
          <w:rtl w:val="0"/>
        </w:rPr>
      </w:r>
    </w:p>
    <w:p w:rsidR="00000000" w:rsidDel="00000000" w:rsidP="00000000" w:rsidRDefault="00000000" w:rsidRPr="00000000" w14:paraId="000000CC">
      <w:pPr>
        <w:pStyle w:val="Heading4"/>
        <w:keepNext w:val="0"/>
        <w:keepLines w:val="0"/>
        <w:pageBreakBefore w:val="0"/>
        <w:spacing w:after="0" w:before="0" w:lineRule="auto"/>
        <w:rPr>
          <w:color w:val="000000"/>
          <w:sz w:val="20"/>
          <w:szCs w:val="20"/>
        </w:rPr>
      </w:pPr>
      <w:bookmarkStart w:colFirst="0" w:colLast="0" w:name="_ie95ju6btfvj" w:id="100"/>
      <w:bookmarkEnd w:id="100"/>
      <w:r w:rsidDel="00000000" w:rsidR="00000000" w:rsidRPr="00000000">
        <w:rPr>
          <w:color w:val="000000"/>
          <w:sz w:val="20"/>
          <w:szCs w:val="20"/>
          <w:rtl w:val="0"/>
        </w:rPr>
        <w:t xml:space="preserve">If you have entered more than one tier for your budget and funding request, please describe the differences between each tier.</w:t>
      </w:r>
    </w:p>
    <w:p w:rsidR="00000000" w:rsidDel="00000000" w:rsidP="00000000" w:rsidRDefault="00000000" w:rsidRPr="00000000" w14:paraId="000000CD">
      <w:pPr>
        <w:pageBreakBefore w:val="0"/>
        <w:rPr>
          <w:sz w:val="20"/>
          <w:szCs w:val="20"/>
        </w:rPr>
      </w:pPr>
      <w:r w:rsidDel="00000000" w:rsidR="00000000" w:rsidRPr="00000000">
        <w:rPr>
          <w:rtl w:val="0"/>
        </w:rPr>
      </w:r>
    </w:p>
    <w:p w:rsidR="00000000" w:rsidDel="00000000" w:rsidP="00000000" w:rsidRDefault="00000000" w:rsidRPr="00000000" w14:paraId="000000CE">
      <w:pPr>
        <w:pageBreakBefore w:val="0"/>
        <w:rPr>
          <w:sz w:val="20"/>
          <w:szCs w:val="20"/>
        </w:rPr>
      </w:pPr>
      <w:r w:rsidDel="00000000" w:rsidR="00000000" w:rsidRPr="00000000">
        <w:rPr>
          <w:rtl w:val="0"/>
        </w:rPr>
      </w:r>
    </w:p>
    <w:p w:rsidR="00000000" w:rsidDel="00000000" w:rsidP="00000000" w:rsidRDefault="00000000" w:rsidRPr="00000000" w14:paraId="000000CF">
      <w:pPr>
        <w:pStyle w:val="Heading4"/>
        <w:keepNext w:val="0"/>
        <w:keepLines w:val="0"/>
        <w:pageBreakBefore w:val="0"/>
        <w:spacing w:after="0" w:before="0" w:lineRule="auto"/>
        <w:rPr>
          <w:b w:val="1"/>
          <w:color w:val="000000"/>
        </w:rPr>
      </w:pPr>
      <w:bookmarkStart w:colFirst="0" w:colLast="0" w:name="_sqege8elt4yh" w:id="101"/>
      <w:bookmarkEnd w:id="101"/>
      <w:r w:rsidDel="00000000" w:rsidR="00000000" w:rsidRPr="00000000">
        <w:rPr>
          <w:b w:val="1"/>
          <w:color w:val="000000"/>
          <w:rtl w:val="0"/>
        </w:rPr>
        <w:t xml:space="preserve">Preferred Funding Tier*</w:t>
      </w:r>
    </w:p>
    <w:p w:rsidR="00000000" w:rsidDel="00000000" w:rsidP="00000000" w:rsidRDefault="00000000" w:rsidRPr="00000000" w14:paraId="000000D0">
      <w:pPr>
        <w:pStyle w:val="Heading4"/>
        <w:keepNext w:val="0"/>
        <w:keepLines w:val="0"/>
        <w:pageBreakBefore w:val="0"/>
        <w:spacing w:after="0" w:before="0" w:lineRule="auto"/>
        <w:rPr>
          <w:i w:val="1"/>
          <w:color w:val="000000"/>
          <w:sz w:val="20"/>
          <w:szCs w:val="20"/>
        </w:rPr>
      </w:pPr>
      <w:bookmarkStart w:colFirst="0" w:colLast="0" w:name="_5zcbhe8k1fuh" w:id="102"/>
      <w:bookmarkEnd w:id="102"/>
      <w:r w:rsidDel="00000000" w:rsidR="00000000" w:rsidRPr="00000000">
        <w:rPr>
          <w:i w:val="1"/>
          <w:color w:val="000000"/>
          <w:sz w:val="20"/>
          <w:szCs w:val="20"/>
          <w:rtl w:val="0"/>
        </w:rPr>
        <w:t xml:space="preserve">If you provided budget tiers, which tier would you most prefer we fund?</w:t>
      </w:r>
    </w:p>
    <w:p w:rsidR="00000000" w:rsidDel="00000000" w:rsidP="00000000" w:rsidRDefault="00000000" w:rsidRPr="00000000" w14:paraId="000000D1">
      <w:pPr>
        <w:pStyle w:val="Heading6"/>
        <w:pageBreakBefore w:val="0"/>
        <w:numPr>
          <w:ilvl w:val="0"/>
          <w:numId w:val="5"/>
        </w:numPr>
        <w:spacing w:after="0" w:before="0" w:lineRule="auto"/>
        <w:ind w:left="720" w:hanging="360"/>
        <w:rPr>
          <w:color w:val="434343"/>
        </w:rPr>
      </w:pPr>
      <w:bookmarkStart w:colFirst="0" w:colLast="0" w:name="_sbkjm8l4tnl0" w:id="103"/>
      <w:bookmarkEnd w:id="103"/>
      <w:r w:rsidDel="00000000" w:rsidR="00000000" w:rsidRPr="00000000">
        <w:rPr>
          <w:i w:val="0"/>
          <w:color w:val="434343"/>
          <w:rtl w:val="0"/>
        </w:rPr>
        <w:t xml:space="preserve">Tier 1</w:t>
      </w:r>
    </w:p>
    <w:p w:rsidR="00000000" w:rsidDel="00000000" w:rsidP="00000000" w:rsidRDefault="00000000" w:rsidRPr="00000000" w14:paraId="000000D2">
      <w:pPr>
        <w:pStyle w:val="Heading6"/>
        <w:pageBreakBefore w:val="0"/>
        <w:numPr>
          <w:ilvl w:val="0"/>
          <w:numId w:val="5"/>
        </w:numPr>
        <w:spacing w:after="0" w:before="0" w:lineRule="auto"/>
        <w:ind w:left="720" w:hanging="360"/>
        <w:rPr>
          <w:color w:val="434343"/>
        </w:rPr>
      </w:pPr>
      <w:bookmarkStart w:colFirst="0" w:colLast="0" w:name="_ezi1j86vkibz" w:id="104"/>
      <w:bookmarkEnd w:id="104"/>
      <w:r w:rsidDel="00000000" w:rsidR="00000000" w:rsidRPr="00000000">
        <w:rPr>
          <w:i w:val="0"/>
          <w:color w:val="434343"/>
          <w:rtl w:val="0"/>
        </w:rPr>
        <w:t xml:space="preserve">Tier 2</w:t>
      </w:r>
    </w:p>
    <w:p w:rsidR="00000000" w:rsidDel="00000000" w:rsidP="00000000" w:rsidRDefault="00000000" w:rsidRPr="00000000" w14:paraId="000000D3">
      <w:pPr>
        <w:pStyle w:val="Heading6"/>
        <w:pageBreakBefore w:val="0"/>
        <w:numPr>
          <w:ilvl w:val="0"/>
          <w:numId w:val="5"/>
        </w:numPr>
        <w:spacing w:after="0" w:before="0" w:lineRule="auto"/>
        <w:ind w:left="720" w:hanging="360"/>
        <w:rPr>
          <w:color w:val="434343"/>
        </w:rPr>
      </w:pPr>
      <w:bookmarkStart w:colFirst="0" w:colLast="0" w:name="_p8a97x3kabff" w:id="105"/>
      <w:bookmarkEnd w:id="105"/>
      <w:r w:rsidDel="00000000" w:rsidR="00000000" w:rsidRPr="00000000">
        <w:rPr>
          <w:i w:val="0"/>
          <w:color w:val="434343"/>
          <w:rtl w:val="0"/>
        </w:rPr>
        <w:t xml:space="preserve">Tier 3</w:t>
      </w:r>
    </w:p>
    <w:p w:rsidR="00000000" w:rsidDel="00000000" w:rsidP="00000000" w:rsidRDefault="00000000" w:rsidRPr="00000000" w14:paraId="000000D4">
      <w:pPr>
        <w:pageBreakBefore w:val="0"/>
        <w:rPr>
          <w:sz w:val="20"/>
          <w:szCs w:val="20"/>
        </w:rPr>
      </w:pPr>
      <w:r w:rsidDel="00000000" w:rsidR="00000000" w:rsidRPr="00000000">
        <w:rPr>
          <w:rtl w:val="0"/>
        </w:rPr>
      </w:r>
    </w:p>
    <w:p w:rsidR="00000000" w:rsidDel="00000000" w:rsidP="00000000" w:rsidRDefault="00000000" w:rsidRPr="00000000" w14:paraId="000000D5">
      <w:pPr>
        <w:pageBreakBefore w:val="0"/>
        <w:rPr>
          <w:sz w:val="20"/>
          <w:szCs w:val="20"/>
        </w:rPr>
      </w:pPr>
      <w:r w:rsidDel="00000000" w:rsidR="00000000" w:rsidRPr="00000000">
        <w:rPr>
          <w:rtl w:val="0"/>
        </w:rPr>
      </w:r>
    </w:p>
    <w:p w:rsidR="00000000" w:rsidDel="00000000" w:rsidP="00000000" w:rsidRDefault="00000000" w:rsidRPr="00000000" w14:paraId="000000D6">
      <w:pPr>
        <w:pStyle w:val="Heading4"/>
        <w:pageBreakBefore w:val="0"/>
        <w:spacing w:after="0" w:before="0" w:lineRule="auto"/>
        <w:rPr>
          <w:sz w:val="20"/>
          <w:szCs w:val="20"/>
        </w:rPr>
      </w:pPr>
      <w:bookmarkStart w:colFirst="0" w:colLast="0" w:name="_pikquroxtwt9" w:id="106"/>
      <w:bookmarkEnd w:id="106"/>
      <w:r w:rsidDel="00000000" w:rsidR="00000000" w:rsidRPr="00000000">
        <w:rPr>
          <w:b w:val="1"/>
          <w:color w:val="000000"/>
          <w:rtl w:val="0"/>
        </w:rPr>
        <w:t xml:space="preserve">Budget Spreadsheet*</w:t>
      </w:r>
      <w:r w:rsidDel="00000000" w:rsidR="00000000" w:rsidRPr="00000000">
        <w:rPr>
          <w:rtl w:val="0"/>
        </w:rPr>
      </w:r>
    </w:p>
    <w:p w:rsidR="00000000" w:rsidDel="00000000" w:rsidP="00000000" w:rsidRDefault="00000000" w:rsidRPr="00000000" w14:paraId="000000D7">
      <w:pPr>
        <w:pageBreakBefore w:val="0"/>
        <w:rPr>
          <w:sz w:val="20"/>
          <w:szCs w:val="20"/>
        </w:rPr>
      </w:pPr>
      <w:r w:rsidDel="00000000" w:rsidR="00000000" w:rsidRPr="00000000">
        <w:rPr>
          <w:sz w:val="20"/>
          <w:szCs w:val="20"/>
          <w:rtl w:val="0"/>
        </w:rPr>
        <w:t xml:space="preserve"> </w:t>
      </w:r>
    </w:p>
    <w:p w:rsidR="00000000" w:rsidDel="00000000" w:rsidP="00000000" w:rsidRDefault="00000000" w:rsidRPr="00000000" w14:paraId="000000D8">
      <w:pPr>
        <w:pageBreakBefore w:val="0"/>
        <w:rPr>
          <w:b w:val="1"/>
          <w:color w:val="666666"/>
          <w:sz w:val="18"/>
          <w:szCs w:val="18"/>
        </w:rPr>
      </w:pPr>
      <w:r w:rsidDel="00000000" w:rsidR="00000000" w:rsidRPr="00000000">
        <w:rPr>
          <w:b w:val="1"/>
          <w:color w:val="ff0000"/>
          <w:sz w:val="24"/>
          <w:szCs w:val="24"/>
          <w:rtl w:val="0"/>
        </w:rPr>
        <w:t xml:space="preserve">Fundraising Plan*</w:t>
      </w:r>
      <w:r w:rsidDel="00000000" w:rsidR="00000000" w:rsidRPr="00000000">
        <w:rPr>
          <w:b w:val="1"/>
          <w:color w:val="ff0000"/>
          <w:sz w:val="20"/>
          <w:szCs w:val="20"/>
          <w:rtl w:val="0"/>
        </w:rPr>
        <w:br w:type="textWrapping"/>
      </w:r>
      <w:r w:rsidDel="00000000" w:rsidR="00000000" w:rsidRPr="00000000">
        <w:rPr>
          <w:color w:val="666666"/>
          <w:sz w:val="18"/>
          <w:szCs w:val="18"/>
          <w:rtl w:val="0"/>
        </w:rPr>
        <w:t xml:space="preserve">Up to 1000 characters of text</w:t>
      </w:r>
      <w:r w:rsidDel="00000000" w:rsidR="00000000" w:rsidRPr="00000000">
        <w:rPr>
          <w:rtl w:val="0"/>
        </w:rPr>
      </w:r>
    </w:p>
    <w:p w:rsidR="00000000" w:rsidDel="00000000" w:rsidP="00000000" w:rsidRDefault="00000000" w:rsidRPr="00000000" w14:paraId="000000D9">
      <w:pPr>
        <w:pStyle w:val="Heading6"/>
        <w:pageBreakBefore w:val="0"/>
        <w:spacing w:after="0" w:before="0" w:lineRule="auto"/>
        <w:rPr>
          <w:color w:val="000000"/>
          <w:sz w:val="20"/>
          <w:szCs w:val="20"/>
        </w:rPr>
      </w:pPr>
      <w:bookmarkStart w:colFirst="0" w:colLast="0" w:name="_f3wedlmgz7o7" w:id="107"/>
      <w:bookmarkEnd w:id="107"/>
      <w:commentRangeStart w:id="39"/>
      <w:r w:rsidDel="00000000" w:rsidR="00000000" w:rsidRPr="00000000">
        <w:rPr>
          <w:color w:val="000000"/>
          <w:sz w:val="20"/>
          <w:szCs w:val="20"/>
          <w:rtl w:val="0"/>
        </w:rPr>
        <w:t xml:space="preserve">Burning Man typically </w:t>
      </w:r>
      <w:r w:rsidDel="00000000" w:rsidR="00000000" w:rsidRPr="00000000">
        <w:rPr>
          <w:i w:val="0"/>
          <w:color w:val="000000"/>
          <w:sz w:val="20"/>
          <w:szCs w:val="20"/>
          <w:rtl w:val="0"/>
        </w:rPr>
        <w:t xml:space="preserve">partially</w:t>
      </w:r>
      <w:r w:rsidDel="00000000" w:rsidR="00000000" w:rsidRPr="00000000">
        <w:rPr>
          <w:color w:val="000000"/>
          <w:sz w:val="20"/>
          <w:szCs w:val="20"/>
          <w:rtl w:val="0"/>
        </w:rPr>
        <w:t xml:space="preserve"> funds art projects. What are your plans and strategies for raising the additional necessary funds? </w:t>
        <w:br w:type="textWrapp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0DA">
      <w:pPr>
        <w:pageBreakBefore w:val="0"/>
        <w:rPr>
          <w:sz w:val="20"/>
          <w:szCs w:val="20"/>
        </w:rPr>
      </w:pPr>
      <w:r w:rsidDel="00000000" w:rsidR="00000000" w:rsidRPr="00000000">
        <w:rPr>
          <w:sz w:val="24"/>
          <w:szCs w:val="24"/>
          <w:rtl w:val="0"/>
        </w:rPr>
        <w:t xml:space="preserve">For raising the rest of the funds, a crowdfunding platform will be utilized to describe in detail the scope and intention of the project. Fundraising events will be hosted during the spring and summer preceding the event in the New England/Boston community, and a small (5 cylinder) scale version of this concept will be submitted for art grant consideration from Firefly arts collective, the New England regional burn in Vermont. </w:t>
      </w:r>
      <w:r w:rsidDel="00000000" w:rsidR="00000000" w:rsidRPr="00000000">
        <w:rPr>
          <w:rtl w:val="0"/>
        </w:rPr>
      </w:r>
    </w:p>
    <w:p w:rsidR="00000000" w:rsidDel="00000000" w:rsidP="00000000" w:rsidRDefault="00000000" w:rsidRPr="00000000" w14:paraId="000000DB">
      <w:pPr>
        <w:pageBreakBefore w:val="0"/>
        <w:rPr>
          <w:sz w:val="20"/>
          <w:szCs w:val="20"/>
        </w:rPr>
      </w:pPr>
      <w:r w:rsidDel="00000000" w:rsidR="00000000" w:rsidRPr="00000000">
        <w:rPr>
          <w:rtl w:val="0"/>
        </w:rPr>
      </w:r>
    </w:p>
    <w:p w:rsidR="00000000" w:rsidDel="00000000" w:rsidP="00000000" w:rsidRDefault="00000000" w:rsidRPr="00000000" w14:paraId="000000DC">
      <w:pPr>
        <w:pStyle w:val="Heading6"/>
        <w:pageBreakBefore w:val="0"/>
        <w:spacing w:after="0" w:before="0" w:lineRule="auto"/>
        <w:rPr>
          <w:b w:val="1"/>
          <w:i w:val="0"/>
          <w:color w:val="6aa84f"/>
          <w:sz w:val="24"/>
          <w:szCs w:val="24"/>
        </w:rPr>
      </w:pPr>
      <w:bookmarkStart w:colFirst="0" w:colLast="0" w:name="_hnj9hpyyo42h" w:id="108"/>
      <w:bookmarkEnd w:id="108"/>
      <w:r w:rsidDel="00000000" w:rsidR="00000000" w:rsidRPr="00000000">
        <w:rPr>
          <w:b w:val="1"/>
          <w:i w:val="0"/>
          <w:color w:val="6aa84f"/>
          <w:sz w:val="24"/>
          <w:szCs w:val="24"/>
          <w:rtl w:val="0"/>
        </w:rPr>
        <w:t xml:space="preserve">Start Build Date*</w:t>
      </w:r>
    </w:p>
    <w:p w:rsidR="00000000" w:rsidDel="00000000" w:rsidP="00000000" w:rsidRDefault="00000000" w:rsidRPr="00000000" w14:paraId="000000DD">
      <w:pPr>
        <w:pStyle w:val="Heading6"/>
        <w:pageBreakBefore w:val="0"/>
        <w:spacing w:after="0" w:before="0" w:lineRule="auto"/>
        <w:rPr>
          <w:color w:val="000000"/>
          <w:sz w:val="20"/>
          <w:szCs w:val="20"/>
        </w:rPr>
      </w:pPr>
      <w:bookmarkStart w:colFirst="0" w:colLast="0" w:name="_sdnz9roiytzp" w:id="109"/>
      <w:bookmarkEnd w:id="109"/>
      <w:r w:rsidDel="00000000" w:rsidR="00000000" w:rsidRPr="00000000">
        <w:rPr>
          <w:color w:val="000000"/>
          <w:sz w:val="20"/>
          <w:szCs w:val="20"/>
          <w:rtl w:val="0"/>
        </w:rPr>
        <w:t xml:space="preserve">If awarded a grant, when would you begin your build (before arriving on playa)?     </w:t>
      </w:r>
    </w:p>
    <w:p w:rsidR="00000000" w:rsidDel="00000000" w:rsidP="00000000" w:rsidRDefault="00000000" w:rsidRPr="00000000" w14:paraId="000000DE">
      <w:pPr>
        <w:pStyle w:val="Heading6"/>
        <w:pageBreakBefore w:val="0"/>
        <w:spacing w:after="0" w:before="0" w:lineRule="auto"/>
        <w:rPr>
          <w:color w:val="000000"/>
          <w:sz w:val="20"/>
          <w:szCs w:val="20"/>
        </w:rPr>
      </w:pPr>
      <w:bookmarkStart w:colFirst="0" w:colLast="0" w:name="_9ggkc9z93tld" w:id="110"/>
      <w:bookmarkEnd w:id="110"/>
      <w:r w:rsidDel="00000000" w:rsidR="00000000" w:rsidRPr="00000000">
        <w:rPr>
          <w:color w:val="000000"/>
          <w:sz w:val="20"/>
          <w:szCs w:val="20"/>
          <w:rtl w:val="0"/>
        </w:rPr>
        <w:t xml:space="preserve">Please enter the date in this format: MM/DD/YYYY</w:t>
      </w: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sz w:val="24"/>
          <w:szCs w:val="24"/>
        </w:rPr>
      </w:pPr>
      <w:r w:rsidDel="00000000" w:rsidR="00000000" w:rsidRPr="00000000">
        <w:rPr>
          <w:sz w:val="24"/>
          <w:szCs w:val="24"/>
          <w:rtl w:val="0"/>
        </w:rPr>
        <w:t xml:space="preserve">03/01/20</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Style w:val="Heading4"/>
        <w:keepNext w:val="0"/>
        <w:keepLines w:val="0"/>
        <w:pageBreakBefore w:val="0"/>
        <w:spacing w:after="0" w:before="0" w:lineRule="auto"/>
        <w:rPr>
          <w:b w:val="1"/>
          <w:sz w:val="18"/>
          <w:szCs w:val="18"/>
        </w:rPr>
      </w:pPr>
      <w:bookmarkStart w:colFirst="0" w:colLast="0" w:name="_mcm2jm2vg7nm" w:id="111"/>
      <w:bookmarkEnd w:id="111"/>
      <w:r w:rsidDel="00000000" w:rsidR="00000000" w:rsidRPr="00000000">
        <w:rPr>
          <w:b w:val="1"/>
          <w:color w:val="000000"/>
          <w:rtl w:val="0"/>
        </w:rPr>
        <w:t xml:space="preserve">Build Location*</w:t>
      </w:r>
      <w:r w:rsidDel="00000000" w:rsidR="00000000" w:rsidRPr="00000000">
        <w:rPr>
          <w:b w:val="1"/>
          <w:color w:val="000000"/>
          <w:sz w:val="20"/>
          <w:szCs w:val="20"/>
          <w:rtl w:val="0"/>
        </w:rPr>
        <w:br w:type="textWrapping"/>
      </w:r>
      <w:r w:rsidDel="00000000" w:rsidR="00000000" w:rsidRPr="00000000">
        <w:rPr>
          <w:sz w:val="18"/>
          <w:szCs w:val="18"/>
          <w:rtl w:val="0"/>
        </w:rPr>
        <w:t xml:space="preserve">Up to 300 characters of text</w:t>
      </w:r>
      <w:r w:rsidDel="00000000" w:rsidR="00000000" w:rsidRPr="00000000">
        <w:rPr>
          <w:rtl w:val="0"/>
        </w:rPr>
      </w:r>
    </w:p>
    <w:p w:rsidR="00000000" w:rsidDel="00000000" w:rsidP="00000000" w:rsidRDefault="00000000" w:rsidRPr="00000000" w14:paraId="000000E3">
      <w:pPr>
        <w:pStyle w:val="Heading6"/>
        <w:pageBreakBefore w:val="0"/>
        <w:spacing w:after="0" w:before="0" w:lineRule="auto"/>
        <w:rPr>
          <w:color w:val="000000"/>
          <w:sz w:val="20"/>
          <w:szCs w:val="20"/>
        </w:rPr>
      </w:pPr>
      <w:bookmarkStart w:colFirst="0" w:colLast="0" w:name="_31mvh1punxta" w:id="112"/>
      <w:bookmarkEnd w:id="112"/>
      <w:commentRangeStart w:id="40"/>
      <w:r w:rsidDel="00000000" w:rsidR="00000000" w:rsidRPr="00000000">
        <w:rPr>
          <w:color w:val="000000"/>
          <w:sz w:val="20"/>
          <w:szCs w:val="20"/>
          <w:rtl w:val="0"/>
        </w:rPr>
        <w:t xml:space="preserve">If awarded a grant, where would you execute most of your build (before arriving on playa)?</w:t>
      </w:r>
    </w:p>
    <w:p w:rsidR="00000000" w:rsidDel="00000000" w:rsidP="00000000" w:rsidRDefault="00000000" w:rsidRPr="00000000" w14:paraId="000000E4">
      <w:pPr>
        <w:pageBreakBefore w:val="0"/>
        <w:rPr>
          <w:sz w:val="20"/>
          <w:szCs w:val="20"/>
        </w:rPr>
      </w:pPr>
      <w:r w:rsidDel="00000000" w:rsidR="00000000" w:rsidRPr="00000000">
        <w:rPr>
          <w:i w:val="1"/>
          <w:sz w:val="20"/>
          <w:szCs w:val="20"/>
          <w:highlight w:val="white"/>
          <w:rtl w:val="0"/>
        </w:rPr>
        <w:t xml:space="preserve">Please list the city, state and country of the location, not just the name of the venue.</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0E5">
      <w:pPr>
        <w:pageBreakBefore w:val="0"/>
        <w:rPr>
          <w:sz w:val="20"/>
          <w:szCs w:val="20"/>
        </w:rPr>
      </w:pPr>
      <w:r w:rsidDel="00000000" w:rsidR="00000000" w:rsidRPr="00000000">
        <w:rPr>
          <w:rtl w:val="0"/>
        </w:rPr>
      </w:r>
    </w:p>
    <w:p w:rsidR="00000000" w:rsidDel="00000000" w:rsidP="00000000" w:rsidRDefault="00000000" w:rsidRPr="00000000" w14:paraId="000000E6">
      <w:pPr>
        <w:pageBreakBefore w:val="0"/>
        <w:rPr>
          <w:sz w:val="24"/>
          <w:szCs w:val="24"/>
        </w:rPr>
      </w:pPr>
      <w:r w:rsidDel="00000000" w:rsidR="00000000" w:rsidRPr="00000000">
        <w:rPr>
          <w:sz w:val="24"/>
          <w:szCs w:val="24"/>
          <w:rtl w:val="0"/>
        </w:rPr>
        <w:t xml:space="preserve">Boston, MA, USA</w:t>
      </w:r>
    </w:p>
    <w:p w:rsidR="00000000" w:rsidDel="00000000" w:rsidP="00000000" w:rsidRDefault="00000000" w:rsidRPr="00000000" w14:paraId="000000E7">
      <w:pPr>
        <w:pageBreakBefore w:val="0"/>
        <w:rPr>
          <w:sz w:val="24"/>
          <w:szCs w:val="24"/>
        </w:rPr>
      </w:pPr>
      <w:r w:rsidDel="00000000" w:rsidR="00000000" w:rsidRPr="00000000">
        <w:rPr>
          <w:sz w:val="24"/>
          <w:szCs w:val="24"/>
          <w:rtl w:val="0"/>
        </w:rPr>
        <w:t xml:space="preserve">Artisan’s Asylum</w:t>
      </w:r>
    </w:p>
    <w:p w:rsidR="00000000" w:rsidDel="00000000" w:rsidP="00000000" w:rsidRDefault="00000000" w:rsidRPr="00000000" w14:paraId="000000E8">
      <w:pPr>
        <w:pageBreakBefore w:val="0"/>
        <w:rPr>
          <w:sz w:val="24"/>
          <w:szCs w:val="24"/>
        </w:rPr>
      </w:pPr>
      <w:r w:rsidDel="00000000" w:rsidR="00000000" w:rsidRPr="00000000">
        <w:rPr>
          <w:rtl w:val="0"/>
        </w:rPr>
      </w:r>
    </w:p>
    <w:p w:rsidR="00000000" w:rsidDel="00000000" w:rsidP="00000000" w:rsidRDefault="00000000" w:rsidRPr="00000000" w14:paraId="000000E9">
      <w:pPr>
        <w:pageBreakBefore w:val="0"/>
        <w:rPr>
          <w:sz w:val="24"/>
          <w:szCs w:val="24"/>
        </w:rPr>
      </w:pPr>
      <w:r w:rsidDel="00000000" w:rsidR="00000000" w:rsidRPr="00000000">
        <w:rPr>
          <w:rtl w:val="0"/>
        </w:rPr>
      </w:r>
    </w:p>
    <w:p w:rsidR="00000000" w:rsidDel="00000000" w:rsidP="00000000" w:rsidRDefault="00000000" w:rsidRPr="00000000" w14:paraId="000000EA">
      <w:pPr>
        <w:pStyle w:val="Heading4"/>
        <w:pageBreakBefore w:val="0"/>
        <w:spacing w:after="0" w:before="0" w:lineRule="auto"/>
        <w:rPr>
          <w:b w:val="1"/>
          <w:color w:val="000000"/>
        </w:rPr>
      </w:pPr>
      <w:bookmarkStart w:colFirst="0" w:colLast="0" w:name="_bmflu9554l2" w:id="113"/>
      <w:bookmarkEnd w:id="113"/>
      <w:r w:rsidDel="00000000" w:rsidR="00000000" w:rsidRPr="00000000">
        <w:rPr>
          <w:b w:val="1"/>
          <w:color w:val="000000"/>
          <w:rtl w:val="0"/>
        </w:rPr>
        <w:t xml:space="preserve">Build Crew*</w:t>
      </w:r>
    </w:p>
    <w:p w:rsidR="00000000" w:rsidDel="00000000" w:rsidP="00000000" w:rsidRDefault="00000000" w:rsidRPr="00000000" w14:paraId="000000EB">
      <w:pPr>
        <w:pStyle w:val="Heading6"/>
        <w:pageBreakBefore w:val="0"/>
        <w:spacing w:after="0" w:before="0" w:lineRule="auto"/>
        <w:rPr>
          <w:color w:val="000000"/>
          <w:sz w:val="20"/>
          <w:szCs w:val="20"/>
        </w:rPr>
      </w:pPr>
      <w:bookmarkStart w:colFirst="0" w:colLast="0" w:name="_aotbgxmhsy9w" w:id="114"/>
      <w:bookmarkEnd w:id="114"/>
      <w:r w:rsidDel="00000000" w:rsidR="00000000" w:rsidRPr="00000000">
        <w:rPr>
          <w:color w:val="000000"/>
          <w:sz w:val="20"/>
          <w:szCs w:val="20"/>
          <w:rtl w:val="0"/>
        </w:rPr>
        <w:t xml:space="preserve">Have you already identified adequate crew to build, install, and clean up your art installation?</w:t>
      </w:r>
    </w:p>
    <w:p w:rsidR="00000000" w:rsidDel="00000000" w:rsidP="00000000" w:rsidRDefault="00000000" w:rsidRPr="00000000" w14:paraId="000000EC">
      <w:pPr>
        <w:pStyle w:val="Heading6"/>
        <w:pageBreakBefore w:val="0"/>
        <w:numPr>
          <w:ilvl w:val="0"/>
          <w:numId w:val="4"/>
        </w:numPr>
        <w:spacing w:after="0" w:before="0" w:lineRule="auto"/>
        <w:ind w:left="720" w:hanging="360"/>
        <w:rPr>
          <w:b w:val="1"/>
          <w:color w:val="6aa84f"/>
        </w:rPr>
      </w:pPr>
      <w:bookmarkStart w:colFirst="0" w:colLast="0" w:name="_aotbgxmhsy9w" w:id="114"/>
      <w:bookmarkEnd w:id="114"/>
      <w:r w:rsidDel="00000000" w:rsidR="00000000" w:rsidRPr="00000000">
        <w:rPr>
          <w:b w:val="1"/>
          <w:i w:val="0"/>
          <w:color w:val="6aa84f"/>
          <w:rtl w:val="0"/>
        </w:rPr>
        <w:t xml:space="preserve">Yes</w:t>
      </w:r>
      <w:r w:rsidDel="00000000" w:rsidR="00000000" w:rsidRPr="00000000">
        <w:rPr>
          <w:rtl w:val="0"/>
        </w:rPr>
      </w:r>
    </w:p>
    <w:p w:rsidR="00000000" w:rsidDel="00000000" w:rsidP="00000000" w:rsidRDefault="00000000" w:rsidRPr="00000000" w14:paraId="000000ED">
      <w:pPr>
        <w:pStyle w:val="Heading6"/>
        <w:pageBreakBefore w:val="0"/>
        <w:numPr>
          <w:ilvl w:val="0"/>
          <w:numId w:val="4"/>
        </w:numPr>
        <w:spacing w:after="0" w:before="0" w:lineRule="auto"/>
        <w:ind w:left="720" w:hanging="360"/>
        <w:rPr>
          <w:color w:val="434343"/>
        </w:rPr>
      </w:pPr>
      <w:bookmarkStart w:colFirst="0" w:colLast="0" w:name="_aotbgxmhsy9w" w:id="114"/>
      <w:bookmarkEnd w:id="114"/>
      <w:r w:rsidDel="00000000" w:rsidR="00000000" w:rsidRPr="00000000">
        <w:rPr>
          <w:i w:val="0"/>
          <w:color w:val="434343"/>
          <w:rtl w:val="0"/>
        </w:rPr>
        <w:t xml:space="preserve">Not yet</w:t>
      </w:r>
    </w:p>
    <w:p w:rsidR="00000000" w:rsidDel="00000000" w:rsidP="00000000" w:rsidRDefault="00000000" w:rsidRPr="00000000" w14:paraId="000000EE">
      <w:pPr>
        <w:pageBreakBefore w:val="0"/>
        <w:rPr>
          <w:sz w:val="20"/>
          <w:szCs w:val="20"/>
        </w:rPr>
      </w:pPr>
      <w:r w:rsidDel="00000000" w:rsidR="00000000" w:rsidRPr="00000000">
        <w:rPr>
          <w:sz w:val="20"/>
          <w:szCs w:val="20"/>
          <w:rtl w:val="0"/>
        </w:rPr>
        <w:t xml:space="preserve"> </w:t>
      </w:r>
    </w:p>
    <w:p w:rsidR="00000000" w:rsidDel="00000000" w:rsidP="00000000" w:rsidRDefault="00000000" w:rsidRPr="00000000" w14:paraId="000000EF">
      <w:pPr>
        <w:pStyle w:val="Heading4"/>
        <w:keepNext w:val="0"/>
        <w:keepLines w:val="0"/>
        <w:pageBreakBefore w:val="0"/>
        <w:spacing w:after="0" w:before="0" w:lineRule="auto"/>
        <w:rPr>
          <w:b w:val="1"/>
          <w:color w:val="000000"/>
        </w:rPr>
      </w:pPr>
      <w:bookmarkStart w:colFirst="0" w:colLast="0" w:name="_oj7dwqqkt03" w:id="115"/>
      <w:bookmarkEnd w:id="115"/>
      <w:r w:rsidDel="00000000" w:rsidR="00000000" w:rsidRPr="00000000">
        <w:rPr>
          <w:rtl w:val="0"/>
        </w:rPr>
      </w:r>
    </w:p>
    <w:p w:rsidR="00000000" w:rsidDel="00000000" w:rsidP="00000000" w:rsidRDefault="00000000" w:rsidRPr="00000000" w14:paraId="000000F0">
      <w:pPr>
        <w:pStyle w:val="Heading4"/>
        <w:keepNext w:val="0"/>
        <w:keepLines w:val="0"/>
        <w:pageBreakBefore w:val="0"/>
        <w:spacing w:after="0" w:before="0" w:lineRule="auto"/>
        <w:rPr>
          <w:b w:val="1"/>
          <w:color w:val="000000"/>
        </w:rPr>
      </w:pPr>
      <w:bookmarkStart w:colFirst="0" w:colLast="0" w:name="_hcgxgo8c4zxl" w:id="116"/>
      <w:bookmarkEnd w:id="116"/>
      <w:r w:rsidDel="00000000" w:rsidR="00000000" w:rsidRPr="00000000">
        <w:rPr>
          <w:rtl w:val="0"/>
        </w:rPr>
      </w:r>
    </w:p>
    <w:p w:rsidR="00000000" w:rsidDel="00000000" w:rsidP="00000000" w:rsidRDefault="00000000" w:rsidRPr="00000000" w14:paraId="000000F1">
      <w:pPr>
        <w:pStyle w:val="Heading4"/>
        <w:keepNext w:val="0"/>
        <w:keepLines w:val="0"/>
        <w:pageBreakBefore w:val="0"/>
        <w:spacing w:after="0" w:before="0" w:lineRule="auto"/>
        <w:rPr>
          <w:b w:val="1"/>
          <w:color w:val="000000"/>
        </w:rPr>
      </w:pPr>
      <w:bookmarkStart w:colFirst="0" w:colLast="0" w:name="_qr6ghjuv5erm" w:id="117"/>
      <w:bookmarkEnd w:id="117"/>
      <w:r w:rsidDel="00000000" w:rsidR="00000000" w:rsidRPr="00000000">
        <w:rPr>
          <w:rtl w:val="0"/>
        </w:rPr>
      </w:r>
    </w:p>
    <w:p w:rsidR="00000000" w:rsidDel="00000000" w:rsidP="00000000" w:rsidRDefault="00000000" w:rsidRPr="00000000" w14:paraId="000000F2">
      <w:pPr>
        <w:pStyle w:val="Heading4"/>
        <w:keepNext w:val="0"/>
        <w:keepLines w:val="0"/>
        <w:pageBreakBefore w:val="0"/>
        <w:spacing w:after="0" w:before="0" w:lineRule="auto"/>
        <w:rPr>
          <w:b w:val="1"/>
          <w:color w:val="000000"/>
        </w:rPr>
      </w:pPr>
      <w:bookmarkStart w:colFirst="0" w:colLast="0" w:name="_7otxbf1kmtxd" w:id="118"/>
      <w:bookmarkEnd w:id="118"/>
      <w:r w:rsidDel="00000000" w:rsidR="00000000" w:rsidRPr="00000000">
        <w:rPr>
          <w:rtl w:val="0"/>
        </w:rPr>
      </w:r>
    </w:p>
    <w:p w:rsidR="00000000" w:rsidDel="00000000" w:rsidP="00000000" w:rsidRDefault="00000000" w:rsidRPr="00000000" w14:paraId="000000F3">
      <w:pPr>
        <w:pStyle w:val="Heading4"/>
        <w:keepNext w:val="0"/>
        <w:keepLines w:val="0"/>
        <w:pageBreakBefore w:val="0"/>
        <w:spacing w:after="0" w:before="0" w:lineRule="auto"/>
        <w:rPr>
          <w:b w:val="1"/>
          <w:color w:val="000000"/>
        </w:rPr>
      </w:pPr>
      <w:bookmarkStart w:colFirst="0" w:colLast="0" w:name="_2bzfx8acwsg8" w:id="119"/>
      <w:bookmarkEnd w:id="119"/>
      <w:r w:rsidDel="00000000" w:rsidR="00000000" w:rsidRPr="00000000">
        <w:rPr>
          <w:rtl w:val="0"/>
        </w:rPr>
      </w:r>
    </w:p>
    <w:p w:rsidR="00000000" w:rsidDel="00000000" w:rsidP="00000000" w:rsidRDefault="00000000" w:rsidRPr="00000000" w14:paraId="000000F4">
      <w:pPr>
        <w:pStyle w:val="Heading4"/>
        <w:keepNext w:val="0"/>
        <w:keepLines w:val="0"/>
        <w:pageBreakBefore w:val="0"/>
        <w:spacing w:after="0" w:before="0" w:lineRule="auto"/>
        <w:rPr>
          <w:b w:val="1"/>
          <w:color w:val="000000"/>
        </w:rPr>
      </w:pPr>
      <w:bookmarkStart w:colFirst="0" w:colLast="0" w:name="_inqgkcs6wu91" w:id="120"/>
      <w:bookmarkEnd w:id="120"/>
      <w:r w:rsidDel="00000000" w:rsidR="00000000" w:rsidRPr="00000000">
        <w:rPr>
          <w:rtl w:val="0"/>
        </w:rPr>
      </w:r>
    </w:p>
    <w:p w:rsidR="00000000" w:rsidDel="00000000" w:rsidP="00000000" w:rsidRDefault="00000000" w:rsidRPr="00000000" w14:paraId="000000F5">
      <w:pPr>
        <w:pStyle w:val="Heading4"/>
        <w:keepNext w:val="0"/>
        <w:keepLines w:val="0"/>
        <w:pageBreakBefore w:val="0"/>
        <w:spacing w:after="0" w:before="0" w:lineRule="auto"/>
        <w:rPr>
          <w:b w:val="1"/>
          <w:color w:val="000000"/>
        </w:rPr>
      </w:pPr>
      <w:bookmarkStart w:colFirst="0" w:colLast="0" w:name="_tbc4fj1c8b4" w:id="121"/>
      <w:bookmarkEnd w:id="121"/>
      <w:r w:rsidDel="00000000" w:rsidR="00000000" w:rsidRPr="00000000">
        <w:rPr>
          <w:rtl w:val="0"/>
        </w:rPr>
      </w:r>
    </w:p>
    <w:p w:rsidR="00000000" w:rsidDel="00000000" w:rsidP="00000000" w:rsidRDefault="00000000" w:rsidRPr="00000000" w14:paraId="000000F6">
      <w:pPr>
        <w:pStyle w:val="Heading4"/>
        <w:keepNext w:val="0"/>
        <w:keepLines w:val="0"/>
        <w:pageBreakBefore w:val="0"/>
        <w:spacing w:after="0" w:before="0" w:lineRule="auto"/>
        <w:rPr>
          <w:b w:val="1"/>
          <w:color w:val="000000"/>
        </w:rPr>
      </w:pPr>
      <w:bookmarkStart w:colFirst="0" w:colLast="0" w:name="_litfsihoo38a" w:id="122"/>
      <w:bookmarkEnd w:id="122"/>
      <w:r w:rsidDel="00000000" w:rsidR="00000000" w:rsidRPr="00000000">
        <w:rPr>
          <w:rtl w:val="0"/>
        </w:rPr>
      </w:r>
    </w:p>
    <w:p w:rsidR="00000000" w:rsidDel="00000000" w:rsidP="00000000" w:rsidRDefault="00000000" w:rsidRPr="00000000" w14:paraId="000000F7">
      <w:pPr>
        <w:pStyle w:val="Heading4"/>
        <w:keepNext w:val="0"/>
        <w:keepLines w:val="0"/>
        <w:pageBreakBefore w:val="0"/>
        <w:spacing w:after="0" w:before="0" w:lineRule="auto"/>
        <w:rPr>
          <w:b w:val="1"/>
          <w:color w:val="000000"/>
        </w:rPr>
      </w:pPr>
      <w:bookmarkStart w:colFirst="0" w:colLast="0" w:name="_n939uidww1kf" w:id="123"/>
      <w:bookmarkEnd w:id="123"/>
      <w:r w:rsidDel="00000000" w:rsidR="00000000" w:rsidRPr="00000000">
        <w:rPr>
          <w:rtl w:val="0"/>
        </w:rPr>
      </w:r>
    </w:p>
    <w:p w:rsidR="00000000" w:rsidDel="00000000" w:rsidP="00000000" w:rsidRDefault="00000000" w:rsidRPr="00000000" w14:paraId="000000F8">
      <w:pPr>
        <w:pStyle w:val="Heading4"/>
        <w:keepNext w:val="0"/>
        <w:keepLines w:val="0"/>
        <w:pageBreakBefore w:val="0"/>
        <w:spacing w:after="0" w:before="0" w:lineRule="auto"/>
        <w:rPr>
          <w:b w:val="1"/>
          <w:sz w:val="18"/>
          <w:szCs w:val="18"/>
        </w:rPr>
      </w:pPr>
      <w:bookmarkStart w:colFirst="0" w:colLast="0" w:name="_dtfh3p3497wv" w:id="124"/>
      <w:bookmarkEnd w:id="124"/>
      <w:r w:rsidDel="00000000" w:rsidR="00000000" w:rsidRPr="00000000">
        <w:rPr>
          <w:b w:val="1"/>
          <w:color w:val="000000"/>
          <w:rtl w:val="0"/>
        </w:rPr>
        <w:t xml:space="preserve">Support Crew*</w:t>
      </w:r>
      <w:r w:rsidDel="00000000" w:rsidR="00000000" w:rsidRPr="00000000">
        <w:rPr>
          <w:b w:val="1"/>
          <w:color w:val="000000"/>
          <w:sz w:val="20"/>
          <w:szCs w:val="20"/>
          <w:rtl w:val="0"/>
        </w:rPr>
        <w:br w:type="textWrapping"/>
      </w:r>
      <w:r w:rsidDel="00000000" w:rsidR="00000000" w:rsidRPr="00000000">
        <w:rPr>
          <w:sz w:val="18"/>
          <w:szCs w:val="18"/>
          <w:rtl w:val="0"/>
        </w:rPr>
        <w:t xml:space="preserve">Up to 1000 characters of text</w:t>
      </w:r>
      <w:r w:rsidDel="00000000" w:rsidR="00000000" w:rsidRPr="00000000">
        <w:rPr>
          <w:rtl w:val="0"/>
        </w:rPr>
      </w:r>
    </w:p>
    <w:p w:rsidR="00000000" w:rsidDel="00000000" w:rsidP="00000000" w:rsidRDefault="00000000" w:rsidRPr="00000000" w14:paraId="000000F9">
      <w:pPr>
        <w:pStyle w:val="Heading6"/>
        <w:pageBreakBefore w:val="0"/>
        <w:spacing w:after="0" w:before="0" w:lineRule="auto"/>
        <w:rPr>
          <w:color w:val="000000"/>
          <w:sz w:val="20"/>
          <w:szCs w:val="20"/>
        </w:rPr>
      </w:pPr>
      <w:bookmarkStart w:colFirst="0" w:colLast="0" w:name="_b3k7u8vg8ogb" w:id="125"/>
      <w:bookmarkEnd w:id="125"/>
      <w:r w:rsidDel="00000000" w:rsidR="00000000" w:rsidRPr="00000000">
        <w:rPr>
          <w:color w:val="000000"/>
          <w:sz w:val="20"/>
          <w:szCs w:val="20"/>
          <w:rtl w:val="0"/>
        </w:rPr>
        <w:t xml:space="preserve">Whether or not you have identified your crew, describe all roles and skills you require to make your art installation a success. Let us know which roles have been filled. </w:t>
      </w:r>
    </w:p>
    <w:p w:rsidR="00000000" w:rsidDel="00000000" w:rsidP="00000000" w:rsidRDefault="00000000" w:rsidRPr="00000000" w14:paraId="000000FA">
      <w:pPr>
        <w:pStyle w:val="Heading6"/>
        <w:pageBreakBefore w:val="0"/>
        <w:spacing w:after="0" w:before="0" w:lineRule="auto"/>
        <w:rPr>
          <w:color w:val="000000"/>
          <w:sz w:val="20"/>
          <w:szCs w:val="20"/>
        </w:rPr>
      </w:pPr>
      <w:bookmarkStart w:colFirst="0" w:colLast="0" w:name="_dusigct4ozzo" w:id="126"/>
      <w:bookmarkEnd w:id="126"/>
      <w:r w:rsidDel="00000000" w:rsidR="00000000" w:rsidRPr="00000000">
        <w:rPr>
          <w:rtl w:val="0"/>
        </w:rPr>
      </w:r>
    </w:p>
    <w:p w:rsidR="00000000" w:rsidDel="00000000" w:rsidP="00000000" w:rsidRDefault="00000000" w:rsidRPr="00000000" w14:paraId="000000FB">
      <w:pPr>
        <w:pStyle w:val="Heading6"/>
        <w:pageBreakBefore w:val="0"/>
        <w:spacing w:after="0" w:before="0" w:lineRule="auto"/>
        <w:rPr>
          <w:color w:val="000000"/>
          <w:sz w:val="20"/>
          <w:szCs w:val="20"/>
        </w:rPr>
      </w:pPr>
      <w:bookmarkStart w:colFirst="0" w:colLast="0" w:name="_iwysw28z4gsz" w:id="127"/>
      <w:bookmarkEnd w:id="127"/>
      <w:r w:rsidDel="00000000" w:rsidR="00000000" w:rsidRPr="00000000">
        <w:rPr>
          <w:color w:val="000000"/>
          <w:sz w:val="20"/>
          <w:szCs w:val="20"/>
          <w:rtl w:val="0"/>
        </w:rPr>
        <w:t xml:space="preserve">Also, please provide a numerical estimate of your core crew (a range is acceptable). </w:t>
      </w:r>
    </w:p>
    <w:p w:rsidR="00000000" w:rsidDel="00000000" w:rsidP="00000000" w:rsidRDefault="00000000" w:rsidRPr="00000000" w14:paraId="000000FC">
      <w:pPr>
        <w:pStyle w:val="Heading6"/>
        <w:pageBreakBefore w:val="0"/>
        <w:spacing w:after="0" w:before="0" w:lineRule="auto"/>
        <w:rPr>
          <w:color w:val="000000"/>
          <w:sz w:val="20"/>
          <w:szCs w:val="20"/>
        </w:rPr>
      </w:pPr>
      <w:bookmarkStart w:colFirst="0" w:colLast="0" w:name="_lnwnw1r1vvf2" w:id="128"/>
      <w:bookmarkEnd w:id="128"/>
      <w:r w:rsidDel="00000000" w:rsidR="00000000" w:rsidRPr="00000000">
        <w:rPr>
          <w:color w:val="000000"/>
          <w:sz w:val="20"/>
          <w:szCs w:val="20"/>
          <w:rtl w:val="0"/>
        </w:rPr>
        <w:t xml:space="preserve">If you have identified some or all of your support crew, please list crew members’ names and the roles they will fill.</w:t>
      </w:r>
    </w:p>
    <w:p w:rsidR="00000000" w:rsidDel="00000000" w:rsidP="00000000" w:rsidRDefault="00000000" w:rsidRPr="00000000" w14:paraId="000000FD">
      <w:pPr>
        <w:pageBreakBefore w:val="0"/>
        <w:rPr>
          <w:sz w:val="20"/>
          <w:szCs w:val="20"/>
        </w:rPr>
      </w:pPr>
      <w:r w:rsidDel="00000000" w:rsidR="00000000" w:rsidRPr="00000000">
        <w:rPr>
          <w:rtl w:val="0"/>
        </w:rPr>
      </w:r>
    </w:p>
    <w:p w:rsidR="00000000" w:rsidDel="00000000" w:rsidP="00000000" w:rsidRDefault="00000000" w:rsidRPr="00000000" w14:paraId="000000FE">
      <w:pPr>
        <w:pageBreakBefore w:val="0"/>
        <w:rPr>
          <w:sz w:val="20"/>
          <w:szCs w:val="20"/>
        </w:rPr>
      </w:pPr>
      <w:r w:rsidDel="00000000" w:rsidR="00000000" w:rsidRPr="00000000">
        <w:rPr>
          <w:sz w:val="20"/>
          <w:szCs w:val="20"/>
          <w:rtl w:val="0"/>
        </w:rPr>
        <w:t xml:space="preserve">We understand that you will likely not allot us tickets for both the build crew and one for each installation artist. We would like to ask negotiably for 15</w:t>
      </w:r>
      <w:commentRangeStart w:id="41"/>
      <w:r w:rsidDel="00000000" w:rsidR="00000000" w:rsidRPr="00000000">
        <w:rPr>
          <w:sz w:val="20"/>
          <w:szCs w:val="20"/>
          <w:rtl w:val="0"/>
        </w:rPr>
        <w:t xml:space="preserve"> tickets </w:t>
      </w:r>
      <w:commentRangeEnd w:id="41"/>
      <w:r w:rsidDel="00000000" w:rsidR="00000000" w:rsidRPr="00000000">
        <w:commentReference w:id="41"/>
      </w:r>
      <w:r w:rsidDel="00000000" w:rsidR="00000000" w:rsidRPr="00000000">
        <w:rPr>
          <w:sz w:val="20"/>
          <w:szCs w:val="20"/>
          <w:rtl w:val="0"/>
        </w:rPr>
        <w:t xml:space="preserve">.</w:t>
      </w:r>
    </w:p>
    <w:p w:rsidR="00000000" w:rsidDel="00000000" w:rsidP="00000000" w:rsidRDefault="00000000" w:rsidRPr="00000000" w14:paraId="000000FF">
      <w:pPr>
        <w:pageBreakBefore w:val="0"/>
        <w:rPr>
          <w:color w:val="ff0000"/>
          <w:sz w:val="20"/>
          <w:szCs w:val="20"/>
        </w:rPr>
      </w:pPr>
      <w:r w:rsidDel="00000000" w:rsidR="00000000" w:rsidRPr="00000000">
        <w:rPr>
          <w:color w:val="ff0000"/>
          <w:sz w:val="20"/>
          <w:szCs w:val="20"/>
          <w:rtl w:val="0"/>
        </w:rPr>
        <w:t xml:space="preserve">Note: some of these are hopefuls or people I’ve talked to but </w:t>
      </w:r>
      <w:r w:rsidDel="00000000" w:rsidR="00000000" w:rsidRPr="00000000">
        <w:rPr>
          <w:b w:val="1"/>
          <w:color w:val="ff0000"/>
          <w:sz w:val="20"/>
          <w:szCs w:val="20"/>
          <w:rtl w:val="0"/>
        </w:rPr>
        <w:t xml:space="preserve">not</w:t>
      </w:r>
      <w:r w:rsidDel="00000000" w:rsidR="00000000" w:rsidRPr="00000000">
        <w:rPr>
          <w:color w:val="ff0000"/>
          <w:sz w:val="20"/>
          <w:szCs w:val="20"/>
          <w:rtl w:val="0"/>
        </w:rPr>
        <w:t xml:space="preserve"> a list of commitments… nonetheless wanted to submit names! </w:t>
      </w:r>
    </w:p>
    <w:p w:rsidR="00000000" w:rsidDel="00000000" w:rsidP="00000000" w:rsidRDefault="00000000" w:rsidRPr="00000000" w14:paraId="00000100">
      <w:pPr>
        <w:pageBreakBefore w:val="0"/>
        <w:rPr>
          <w:sz w:val="20"/>
          <w:szCs w:val="20"/>
        </w:rPr>
      </w:pPr>
      <w:r w:rsidDel="00000000" w:rsidR="00000000" w:rsidRPr="00000000">
        <w:rPr>
          <w:rtl w:val="0"/>
        </w:rPr>
      </w:r>
    </w:p>
    <w:p w:rsidR="00000000" w:rsidDel="00000000" w:rsidP="00000000" w:rsidRDefault="00000000" w:rsidRPr="00000000" w14:paraId="00000101">
      <w:pPr>
        <w:pageBreakBefore w:val="0"/>
        <w:rPr>
          <w:sz w:val="20"/>
          <w:szCs w:val="20"/>
        </w:rPr>
      </w:pPr>
      <w:r w:rsidDel="00000000" w:rsidR="00000000" w:rsidRPr="00000000">
        <w:rPr>
          <w:sz w:val="20"/>
          <w:szCs w:val="20"/>
          <w:rtl w:val="0"/>
        </w:rPr>
        <w:t xml:space="preserve">Very necessary for build week:</w:t>
      </w:r>
    </w:p>
    <w:p w:rsidR="00000000" w:rsidDel="00000000" w:rsidP="00000000" w:rsidRDefault="00000000" w:rsidRPr="00000000" w14:paraId="00000102">
      <w:pPr>
        <w:pageBreakBefore w:val="0"/>
        <w:rPr>
          <w:sz w:val="20"/>
          <w:szCs w:val="20"/>
        </w:rPr>
      </w:pPr>
      <w:r w:rsidDel="00000000" w:rsidR="00000000" w:rsidRPr="00000000">
        <w:rPr>
          <w:sz w:val="20"/>
          <w:szCs w:val="20"/>
          <w:rtl w:val="0"/>
        </w:rPr>
        <w:t xml:space="preserve">Lead Artist, Jaden Andrea (Blunderwood Portable)</w:t>
      </w:r>
    </w:p>
    <w:p w:rsidR="00000000" w:rsidDel="00000000" w:rsidP="00000000" w:rsidRDefault="00000000" w:rsidRPr="00000000" w14:paraId="00000103">
      <w:pPr>
        <w:pageBreakBefore w:val="0"/>
        <w:rPr>
          <w:sz w:val="20"/>
          <w:szCs w:val="20"/>
        </w:rPr>
      </w:pPr>
      <w:r w:rsidDel="00000000" w:rsidR="00000000" w:rsidRPr="00000000">
        <w:rPr>
          <w:sz w:val="20"/>
          <w:szCs w:val="20"/>
          <w:rtl w:val="0"/>
        </w:rPr>
        <w:t xml:space="preserve">Assistant Lead, TBD</w:t>
      </w:r>
    </w:p>
    <w:p w:rsidR="00000000" w:rsidDel="00000000" w:rsidP="00000000" w:rsidRDefault="00000000" w:rsidRPr="00000000" w14:paraId="00000104">
      <w:pPr>
        <w:pageBreakBefore w:val="0"/>
        <w:rPr>
          <w:sz w:val="20"/>
          <w:szCs w:val="20"/>
        </w:rPr>
      </w:pPr>
      <w:r w:rsidDel="00000000" w:rsidR="00000000" w:rsidRPr="00000000">
        <w:rPr>
          <w:sz w:val="20"/>
          <w:szCs w:val="20"/>
          <w:rtl w:val="0"/>
        </w:rPr>
        <w:t xml:space="preserve">Electrical Lead, Carl Gruesz (Man Base LED lighting, 2005 + 2007, Cosmic Praise)</w:t>
      </w:r>
    </w:p>
    <w:p w:rsidR="00000000" w:rsidDel="00000000" w:rsidP="00000000" w:rsidRDefault="00000000" w:rsidRPr="00000000" w14:paraId="00000105">
      <w:pPr>
        <w:pageBreakBefore w:val="0"/>
        <w:rPr>
          <w:sz w:val="20"/>
          <w:szCs w:val="20"/>
        </w:rPr>
      </w:pPr>
      <w:r w:rsidDel="00000000" w:rsidR="00000000" w:rsidRPr="00000000">
        <w:rPr>
          <w:sz w:val="20"/>
          <w:szCs w:val="20"/>
          <w:rtl w:val="0"/>
        </w:rPr>
        <w:t xml:space="preserve">Electrical Support, Anthony Niccolaidas (Blunderwood Portable, RayActivation)</w:t>
      </w:r>
    </w:p>
    <w:p w:rsidR="00000000" w:rsidDel="00000000" w:rsidP="00000000" w:rsidRDefault="00000000" w:rsidRPr="00000000" w14:paraId="00000106">
      <w:pPr>
        <w:pageBreakBefore w:val="0"/>
        <w:rPr>
          <w:sz w:val="20"/>
          <w:szCs w:val="20"/>
        </w:rPr>
      </w:pPr>
      <w:r w:rsidDel="00000000" w:rsidR="00000000" w:rsidRPr="00000000">
        <w:rPr>
          <w:sz w:val="20"/>
          <w:szCs w:val="20"/>
          <w:rtl w:val="0"/>
        </w:rPr>
        <w:t xml:space="preserve">Architectural Designer, Ange Sarno (Windchest)</w:t>
      </w:r>
    </w:p>
    <w:p w:rsidR="00000000" w:rsidDel="00000000" w:rsidP="00000000" w:rsidRDefault="00000000" w:rsidRPr="00000000" w14:paraId="00000107">
      <w:pPr>
        <w:pageBreakBefore w:val="0"/>
        <w:rPr>
          <w:sz w:val="20"/>
          <w:szCs w:val="20"/>
        </w:rPr>
      </w:pPr>
      <w:r w:rsidDel="00000000" w:rsidR="00000000" w:rsidRPr="00000000">
        <w:rPr>
          <w:sz w:val="20"/>
          <w:szCs w:val="20"/>
          <w:rtl w:val="0"/>
        </w:rPr>
        <w:t xml:space="preserve">Architectural Support, </w:t>
      </w:r>
      <w:commentRangeStart w:id="42"/>
      <w:r w:rsidDel="00000000" w:rsidR="00000000" w:rsidRPr="00000000">
        <w:rPr>
          <w:sz w:val="20"/>
          <w:szCs w:val="20"/>
          <w:rtl w:val="0"/>
        </w:rPr>
        <w:t xml:space="preserve">Seth Avecilla</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08">
      <w:pPr>
        <w:pageBreakBefore w:val="0"/>
        <w:rPr>
          <w:sz w:val="20"/>
          <w:szCs w:val="20"/>
        </w:rPr>
      </w:pPr>
      <w:r w:rsidDel="00000000" w:rsidR="00000000" w:rsidRPr="00000000">
        <w:rPr>
          <w:sz w:val="20"/>
          <w:szCs w:val="20"/>
          <w:rtl w:val="0"/>
        </w:rPr>
        <w:t xml:space="preserve">Structural Engineer, Blake Courter (Pemrose) or Terry DaCosta (Windchest)</w:t>
      </w:r>
    </w:p>
    <w:p w:rsidR="00000000" w:rsidDel="00000000" w:rsidP="00000000" w:rsidRDefault="00000000" w:rsidRPr="00000000" w14:paraId="00000109">
      <w:pPr>
        <w:pageBreakBefore w:val="0"/>
        <w:rPr>
          <w:sz w:val="20"/>
          <w:szCs w:val="20"/>
        </w:rPr>
      </w:pPr>
      <w:r w:rsidDel="00000000" w:rsidR="00000000" w:rsidRPr="00000000">
        <w:rPr>
          <w:sz w:val="20"/>
          <w:szCs w:val="20"/>
          <w:rtl w:val="0"/>
        </w:rPr>
        <w:t xml:space="preserve">Lead Welder/Fabricator, Blake Courtney (Pemrose Triangle) </w:t>
      </w:r>
    </w:p>
    <w:p w:rsidR="00000000" w:rsidDel="00000000" w:rsidP="00000000" w:rsidRDefault="00000000" w:rsidRPr="00000000" w14:paraId="0000010A">
      <w:pPr>
        <w:pageBreakBefore w:val="0"/>
        <w:rPr>
          <w:sz w:val="20"/>
          <w:szCs w:val="20"/>
        </w:rPr>
      </w:pPr>
      <w:r w:rsidDel="00000000" w:rsidR="00000000" w:rsidRPr="00000000">
        <w:rPr>
          <w:sz w:val="20"/>
          <w:szCs w:val="20"/>
          <w:rtl w:val="0"/>
        </w:rPr>
        <w:t xml:space="preserve">Assistant W/F, Morgan Kyle White (Golden Guy) </w:t>
      </w:r>
    </w:p>
    <w:p w:rsidR="00000000" w:rsidDel="00000000" w:rsidP="00000000" w:rsidRDefault="00000000" w:rsidRPr="00000000" w14:paraId="0000010B">
      <w:pPr>
        <w:pageBreakBefore w:val="0"/>
        <w:rPr>
          <w:sz w:val="20"/>
          <w:szCs w:val="20"/>
        </w:rPr>
      </w:pPr>
      <w:r w:rsidDel="00000000" w:rsidR="00000000" w:rsidRPr="00000000">
        <w:rPr>
          <w:sz w:val="20"/>
          <w:szCs w:val="20"/>
          <w:rtl w:val="0"/>
        </w:rPr>
        <w:t xml:space="preserve">3-5 Installation Artists, (</w:t>
      </w:r>
      <w:commentRangeStart w:id="43"/>
      <w:r w:rsidDel="00000000" w:rsidR="00000000" w:rsidRPr="00000000">
        <w:rPr>
          <w:sz w:val="20"/>
          <w:szCs w:val="20"/>
          <w:rtl w:val="0"/>
        </w:rPr>
        <w:t xml:space="preserve">Installation Artist x13 - Sara Dunn, Aisling O’Toole, Rebecca Kopycinski, Michael Dewberry, Kellian &amp; Brian Pletcher, Carlos Torres, Mian Wei, </w:t>
      </w:r>
      <w:commentRangeEnd w:id="43"/>
      <w:r w:rsidDel="00000000" w:rsidR="00000000" w:rsidRPr="00000000">
        <w:commentReference w:id="43"/>
      </w:r>
      <w:r w:rsidDel="00000000" w:rsidR="00000000" w:rsidRPr="00000000">
        <w:rPr>
          <w:sz w:val="20"/>
          <w:szCs w:val="20"/>
          <w:rtl w:val="0"/>
        </w:rPr>
        <w:t xml:space="preserve"> subject to change, but committed interest)</w:t>
      </w:r>
    </w:p>
    <w:p w:rsidR="00000000" w:rsidDel="00000000" w:rsidP="00000000" w:rsidRDefault="00000000" w:rsidRPr="00000000" w14:paraId="0000010C">
      <w:pPr>
        <w:pageBreakBefore w:val="0"/>
        <w:rPr>
          <w:sz w:val="20"/>
          <w:szCs w:val="20"/>
        </w:rPr>
      </w:pPr>
      <w:r w:rsidDel="00000000" w:rsidR="00000000" w:rsidRPr="00000000">
        <w:rPr>
          <w:sz w:val="20"/>
          <w:szCs w:val="20"/>
          <w:rtl w:val="0"/>
        </w:rPr>
        <w:t xml:space="preserve">2-3 Installation Coordinators managing 2-3 installations by artists unable to attend Burning Man, TBD </w:t>
      </w:r>
    </w:p>
    <w:p w:rsidR="00000000" w:rsidDel="00000000" w:rsidP="00000000" w:rsidRDefault="00000000" w:rsidRPr="00000000" w14:paraId="0000010D">
      <w:pPr>
        <w:pageBreakBefore w:val="0"/>
        <w:rPr>
          <w:sz w:val="20"/>
          <w:szCs w:val="20"/>
        </w:rPr>
      </w:pPr>
      <w:r w:rsidDel="00000000" w:rsidR="00000000" w:rsidRPr="00000000">
        <w:rPr>
          <w:rtl w:val="0"/>
        </w:rPr>
      </w:r>
    </w:p>
    <w:p w:rsidR="00000000" w:rsidDel="00000000" w:rsidP="00000000" w:rsidRDefault="00000000" w:rsidRPr="00000000" w14:paraId="0000010E">
      <w:pPr>
        <w:pageBreakBefore w:val="0"/>
        <w:rPr>
          <w:sz w:val="20"/>
          <w:szCs w:val="20"/>
        </w:rPr>
      </w:pPr>
      <w:r w:rsidDel="00000000" w:rsidR="00000000" w:rsidRPr="00000000">
        <w:rPr>
          <w:sz w:val="20"/>
          <w:szCs w:val="20"/>
          <w:rtl w:val="0"/>
        </w:rPr>
        <w:t xml:space="preserve">Position/Name/(relevant projects they’ve done at burning man) </w:t>
        <w:br w:type="textWrapping"/>
      </w:r>
    </w:p>
    <w:p w:rsidR="00000000" w:rsidDel="00000000" w:rsidP="00000000" w:rsidRDefault="00000000" w:rsidRPr="00000000" w14:paraId="0000010F">
      <w:pPr>
        <w:pageBreakBefore w:val="0"/>
        <w:rPr>
          <w:sz w:val="20"/>
          <w:szCs w:val="20"/>
        </w:rPr>
      </w:pPr>
      <w:r w:rsidDel="00000000" w:rsidR="00000000" w:rsidRPr="00000000">
        <w:rPr>
          <w:rtl w:val="0"/>
        </w:rPr>
      </w:r>
    </w:p>
    <w:p w:rsidR="00000000" w:rsidDel="00000000" w:rsidP="00000000" w:rsidRDefault="00000000" w:rsidRPr="00000000" w14:paraId="00000110">
      <w:pPr>
        <w:pageBreakBefore w:val="0"/>
        <w:rPr>
          <w:sz w:val="20"/>
          <w:szCs w:val="20"/>
        </w:rPr>
      </w:pPr>
      <w:r w:rsidDel="00000000" w:rsidR="00000000" w:rsidRPr="00000000">
        <w:rPr>
          <w:rtl w:val="0"/>
        </w:rPr>
      </w:r>
    </w:p>
    <w:p w:rsidR="00000000" w:rsidDel="00000000" w:rsidP="00000000" w:rsidRDefault="00000000" w:rsidRPr="00000000" w14:paraId="00000111">
      <w:pPr>
        <w:pStyle w:val="Heading4"/>
        <w:pageBreakBefore w:val="0"/>
        <w:spacing w:after="0" w:before="0" w:lineRule="auto"/>
        <w:rPr>
          <w:b w:val="1"/>
          <w:color w:val="ff0000"/>
        </w:rPr>
      </w:pPr>
      <w:bookmarkStart w:colFirst="0" w:colLast="0" w:name="_vgznazhvr4o" w:id="129"/>
      <w:bookmarkEnd w:id="129"/>
      <w:r w:rsidDel="00000000" w:rsidR="00000000" w:rsidRPr="00000000">
        <w:rPr>
          <w:b w:val="1"/>
          <w:color w:val="ff0000"/>
          <w:rtl w:val="0"/>
        </w:rPr>
        <w:t xml:space="preserve">Please upload your Project Timeline.*</w:t>
      </w:r>
    </w:p>
    <w:p w:rsidR="00000000" w:rsidDel="00000000" w:rsidP="00000000" w:rsidRDefault="00000000" w:rsidRPr="00000000" w14:paraId="00000112">
      <w:pPr>
        <w:pageBreakBefore w:val="0"/>
        <w:rPr>
          <w:sz w:val="20"/>
          <w:szCs w:val="20"/>
        </w:rPr>
      </w:pPr>
      <w:r w:rsidDel="00000000" w:rsidR="00000000" w:rsidRPr="00000000">
        <w:rPr>
          <w:rtl w:val="0"/>
        </w:rPr>
      </w:r>
    </w:p>
    <w:p w:rsidR="00000000" w:rsidDel="00000000" w:rsidP="00000000" w:rsidRDefault="00000000" w:rsidRPr="00000000" w14:paraId="00000113">
      <w:pPr>
        <w:pageBreakBefore w:val="0"/>
        <w:rPr>
          <w:sz w:val="20"/>
          <w:szCs w:val="20"/>
        </w:rPr>
      </w:pPr>
      <w:r w:rsidDel="00000000" w:rsidR="00000000" w:rsidRPr="00000000">
        <w:rPr>
          <w:rtl w:val="0"/>
        </w:rPr>
      </w:r>
    </w:p>
    <w:p w:rsidR="00000000" w:rsidDel="00000000" w:rsidP="00000000" w:rsidRDefault="00000000" w:rsidRPr="00000000" w14:paraId="00000114">
      <w:pPr>
        <w:pageBreakBefore w:val="0"/>
        <w:rPr>
          <w:sz w:val="20"/>
          <w:szCs w:val="20"/>
        </w:rPr>
      </w:pPr>
      <w:r w:rsidDel="00000000" w:rsidR="00000000" w:rsidRPr="00000000">
        <w:rPr>
          <w:rtl w:val="0"/>
        </w:rPr>
      </w:r>
    </w:p>
    <w:p w:rsidR="00000000" w:rsidDel="00000000" w:rsidP="00000000" w:rsidRDefault="00000000" w:rsidRPr="00000000" w14:paraId="00000115">
      <w:pPr>
        <w:pageBreakBefore w:val="0"/>
        <w:rPr>
          <w:sz w:val="20"/>
          <w:szCs w:val="20"/>
        </w:rPr>
      </w:pPr>
      <w:r w:rsidDel="00000000" w:rsidR="00000000" w:rsidRPr="00000000">
        <w:rPr>
          <w:rtl w:val="0"/>
        </w:rPr>
      </w:r>
    </w:p>
    <w:p w:rsidR="00000000" w:rsidDel="00000000" w:rsidP="00000000" w:rsidRDefault="00000000" w:rsidRPr="00000000" w14:paraId="00000116">
      <w:pPr>
        <w:pStyle w:val="Heading2"/>
        <w:keepNext w:val="0"/>
        <w:keepLines w:val="0"/>
        <w:pageBreakBefore w:val="0"/>
        <w:spacing w:after="0" w:before="0" w:lineRule="auto"/>
        <w:jc w:val="center"/>
        <w:rPr>
          <w:b w:val="1"/>
          <w:sz w:val="36"/>
          <w:szCs w:val="36"/>
        </w:rPr>
      </w:pPr>
      <w:bookmarkStart w:colFirst="0" w:colLast="0" w:name="_vgjrp6qxyaya" w:id="130"/>
      <w:bookmarkEnd w:id="130"/>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2"/>
        <w:keepNext w:val="0"/>
        <w:keepLines w:val="0"/>
        <w:pageBreakBefore w:val="0"/>
        <w:spacing w:after="0" w:before="0" w:lineRule="auto"/>
        <w:jc w:val="center"/>
        <w:rPr>
          <w:sz w:val="16"/>
          <w:szCs w:val="16"/>
        </w:rPr>
      </w:pPr>
      <w:bookmarkStart w:colFirst="0" w:colLast="0" w:name="_thxpr92hno57" w:id="131"/>
      <w:bookmarkEnd w:id="131"/>
      <w:r w:rsidDel="00000000" w:rsidR="00000000" w:rsidRPr="00000000">
        <w:rPr>
          <w:b w:val="1"/>
          <w:sz w:val="16"/>
          <w:szCs w:val="16"/>
          <w:rtl w:val="0"/>
        </w:rPr>
        <w:t xml:space="preserve">Fire Plan</w:t>
      </w: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Style w:val="Heading4"/>
        <w:pageBreakBefore w:val="0"/>
        <w:spacing w:after="0" w:before="0" w:lineRule="auto"/>
        <w:rPr>
          <w:b w:val="1"/>
          <w:color w:val="000000"/>
          <w:sz w:val="16"/>
          <w:szCs w:val="16"/>
        </w:rPr>
      </w:pPr>
      <w:bookmarkStart w:colFirst="0" w:colLast="0" w:name="_i0di7ds7sudx" w:id="132"/>
      <w:bookmarkEnd w:id="132"/>
      <w:r w:rsidDel="00000000" w:rsidR="00000000" w:rsidRPr="00000000">
        <w:rPr>
          <w:b w:val="1"/>
          <w:color w:val="000000"/>
          <w:sz w:val="16"/>
          <w:szCs w:val="16"/>
          <w:rtl w:val="0"/>
        </w:rPr>
        <w:t xml:space="preserve">Are there any fire, flame effects, and/or pyrotechnics involved in your artwork?​*</w:t>
      </w:r>
    </w:p>
    <w:p w:rsidR="00000000" w:rsidDel="00000000" w:rsidP="00000000" w:rsidRDefault="00000000" w:rsidRPr="00000000" w14:paraId="0000011A">
      <w:pPr>
        <w:pStyle w:val="Heading6"/>
        <w:pageBreakBefore w:val="0"/>
        <w:numPr>
          <w:ilvl w:val="0"/>
          <w:numId w:val="8"/>
        </w:numPr>
        <w:spacing w:after="0" w:before="0" w:lineRule="auto"/>
        <w:ind w:left="720" w:hanging="360"/>
        <w:rPr>
          <w:color w:val="434343"/>
          <w:sz w:val="16"/>
          <w:szCs w:val="16"/>
        </w:rPr>
      </w:pPr>
      <w:bookmarkStart w:colFirst="0" w:colLast="0" w:name="_pn3xgkhragp4" w:id="133"/>
      <w:bookmarkEnd w:id="133"/>
      <w:r w:rsidDel="00000000" w:rsidR="00000000" w:rsidRPr="00000000">
        <w:rPr>
          <w:i w:val="0"/>
          <w:color w:val="434343"/>
          <w:sz w:val="16"/>
          <w:szCs w:val="16"/>
          <w:rtl w:val="0"/>
        </w:rPr>
        <w:t xml:space="preserve">Yes</w:t>
      </w:r>
    </w:p>
    <w:p w:rsidR="00000000" w:rsidDel="00000000" w:rsidP="00000000" w:rsidRDefault="00000000" w:rsidRPr="00000000" w14:paraId="0000011B">
      <w:pPr>
        <w:pStyle w:val="Heading6"/>
        <w:pageBreakBefore w:val="0"/>
        <w:numPr>
          <w:ilvl w:val="0"/>
          <w:numId w:val="8"/>
        </w:numPr>
        <w:spacing w:after="0" w:before="0" w:lineRule="auto"/>
        <w:ind w:left="720" w:hanging="360"/>
        <w:rPr>
          <w:color w:val="6aa84f"/>
          <w:sz w:val="16"/>
          <w:szCs w:val="16"/>
        </w:rPr>
      </w:pPr>
      <w:bookmarkStart w:colFirst="0" w:colLast="0" w:name="_ve6dbwlglj47" w:id="134"/>
      <w:bookmarkEnd w:id="134"/>
      <w:r w:rsidDel="00000000" w:rsidR="00000000" w:rsidRPr="00000000">
        <w:rPr>
          <w:i w:val="0"/>
          <w:color w:val="6aa84f"/>
          <w:sz w:val="16"/>
          <w:szCs w:val="16"/>
          <w:rtl w:val="0"/>
        </w:rPr>
        <w:t xml:space="preserve">No</w:t>
      </w:r>
    </w:p>
    <w:p w:rsidR="00000000" w:rsidDel="00000000" w:rsidP="00000000" w:rsidRDefault="00000000" w:rsidRPr="00000000" w14:paraId="0000011C">
      <w:pPr>
        <w:pageBreakBefore w:val="0"/>
        <w:rPr>
          <w:sz w:val="16"/>
          <w:szCs w:val="16"/>
        </w:rPr>
      </w:pPr>
      <w:r w:rsidDel="00000000" w:rsidR="00000000" w:rsidRPr="00000000">
        <w:rPr>
          <w:sz w:val="16"/>
          <w:szCs w:val="16"/>
          <w:rtl w:val="0"/>
        </w:rPr>
        <w:t xml:space="preserve"> </w:t>
      </w:r>
    </w:p>
    <w:p w:rsidR="00000000" w:rsidDel="00000000" w:rsidP="00000000" w:rsidRDefault="00000000" w:rsidRPr="00000000" w14:paraId="0000011D">
      <w:pPr>
        <w:pageBreakBefore w:val="0"/>
        <w:rPr>
          <w:sz w:val="16"/>
          <w:szCs w:val="16"/>
        </w:rPr>
      </w:pPr>
      <w:r w:rsidDel="00000000" w:rsidR="00000000" w:rsidRPr="00000000">
        <w:rPr>
          <w:rtl w:val="0"/>
        </w:rPr>
      </w:r>
    </w:p>
    <w:p w:rsidR="00000000" w:rsidDel="00000000" w:rsidP="00000000" w:rsidRDefault="00000000" w:rsidRPr="00000000" w14:paraId="0000011E">
      <w:pPr>
        <w:pStyle w:val="Heading4"/>
        <w:pageBreakBefore w:val="0"/>
        <w:spacing w:after="0" w:before="0" w:lineRule="auto"/>
        <w:ind w:left="720" w:firstLine="0"/>
        <w:rPr>
          <w:b w:val="1"/>
          <w:color w:val="000000"/>
          <w:sz w:val="16"/>
          <w:szCs w:val="16"/>
        </w:rPr>
      </w:pPr>
      <w:bookmarkStart w:colFirst="0" w:colLast="0" w:name="_yhcc7s6k8wry" w:id="135"/>
      <w:bookmarkEnd w:id="135"/>
      <w:r w:rsidDel="00000000" w:rsidR="00000000" w:rsidRPr="00000000">
        <w:rPr>
          <w:b w:val="1"/>
          <w:color w:val="000000"/>
          <w:sz w:val="16"/>
          <w:szCs w:val="16"/>
          <w:rtl w:val="0"/>
        </w:rPr>
        <w:t xml:space="preserve">Do you plan on including Open Fire in your art installation?​*</w:t>
      </w:r>
      <w:r w:rsidDel="00000000" w:rsidR="00000000" w:rsidRPr="00000000">
        <w:rPr>
          <w:b w:val="1"/>
          <w:color w:val="000000"/>
          <w:sz w:val="16"/>
          <w:szCs w:val="16"/>
          <w:vertAlign w:val="superscript"/>
        </w:rPr>
        <w:footnoteReference w:customMarkFollows="0" w:id="5"/>
      </w:r>
      <w:r w:rsidDel="00000000" w:rsidR="00000000" w:rsidRPr="00000000">
        <w:rPr>
          <w:rtl w:val="0"/>
        </w:rPr>
      </w:r>
    </w:p>
    <w:p w:rsidR="00000000" w:rsidDel="00000000" w:rsidP="00000000" w:rsidRDefault="00000000" w:rsidRPr="00000000" w14:paraId="0000011F">
      <w:pPr>
        <w:pStyle w:val="Heading6"/>
        <w:pageBreakBefore w:val="0"/>
        <w:spacing w:after="0" w:before="0" w:lineRule="auto"/>
        <w:ind w:left="720" w:firstLine="0"/>
        <w:rPr>
          <w:color w:val="000000"/>
          <w:sz w:val="16"/>
          <w:szCs w:val="16"/>
        </w:rPr>
      </w:pPr>
      <w:bookmarkStart w:colFirst="0" w:colLast="0" w:name="_m2euvo2ybi67" w:id="136"/>
      <w:bookmarkEnd w:id="136"/>
      <w:r w:rsidDel="00000000" w:rsidR="00000000" w:rsidRPr="00000000">
        <w:rPr>
          <w:color w:val="000000"/>
          <w:sz w:val="16"/>
          <w:szCs w:val="16"/>
          <w:rtl w:val="0"/>
        </w:rPr>
        <w:t xml:space="preserve">Open Fire is defined as non-pressurized flame, including setting fire to an art installation, incorporating burn barrels, braziers, torches, assemblies of candles, and/or other simple uses of fire.</w:t>
      </w:r>
    </w:p>
    <w:p w:rsidR="00000000" w:rsidDel="00000000" w:rsidP="00000000" w:rsidRDefault="00000000" w:rsidRPr="00000000" w14:paraId="00000120">
      <w:pPr>
        <w:pStyle w:val="Heading6"/>
        <w:pageBreakBefore w:val="0"/>
        <w:numPr>
          <w:ilvl w:val="0"/>
          <w:numId w:val="3"/>
        </w:numPr>
        <w:spacing w:after="0" w:before="0" w:lineRule="auto"/>
        <w:ind w:left="1440" w:hanging="360"/>
        <w:rPr>
          <w:color w:val="434343"/>
          <w:sz w:val="16"/>
          <w:szCs w:val="16"/>
        </w:rPr>
      </w:pPr>
      <w:bookmarkStart w:colFirst="0" w:colLast="0" w:name="_m2euvo2ybi67" w:id="136"/>
      <w:bookmarkEnd w:id="136"/>
      <w:r w:rsidDel="00000000" w:rsidR="00000000" w:rsidRPr="00000000">
        <w:rPr>
          <w:i w:val="0"/>
          <w:color w:val="434343"/>
          <w:sz w:val="16"/>
          <w:szCs w:val="16"/>
          <w:rtl w:val="0"/>
        </w:rPr>
        <w:t xml:space="preserve">Yes</w:t>
      </w:r>
    </w:p>
    <w:p w:rsidR="00000000" w:rsidDel="00000000" w:rsidP="00000000" w:rsidRDefault="00000000" w:rsidRPr="00000000" w14:paraId="00000121">
      <w:pPr>
        <w:pStyle w:val="Heading6"/>
        <w:pageBreakBefore w:val="0"/>
        <w:numPr>
          <w:ilvl w:val="0"/>
          <w:numId w:val="3"/>
        </w:numPr>
        <w:spacing w:after="0" w:before="0" w:lineRule="auto"/>
        <w:ind w:left="1440" w:hanging="360"/>
        <w:rPr>
          <w:color w:val="434343"/>
          <w:sz w:val="16"/>
          <w:szCs w:val="16"/>
        </w:rPr>
      </w:pPr>
      <w:bookmarkStart w:colFirst="0" w:colLast="0" w:name="_m2euvo2ybi67" w:id="136"/>
      <w:bookmarkEnd w:id="136"/>
      <w:r w:rsidDel="00000000" w:rsidR="00000000" w:rsidRPr="00000000">
        <w:rPr>
          <w:i w:val="0"/>
          <w:color w:val="434343"/>
          <w:sz w:val="16"/>
          <w:szCs w:val="16"/>
          <w:rtl w:val="0"/>
        </w:rPr>
        <w:t xml:space="preserve">No</w:t>
      </w:r>
    </w:p>
    <w:p w:rsidR="00000000" w:rsidDel="00000000" w:rsidP="00000000" w:rsidRDefault="00000000" w:rsidRPr="00000000" w14:paraId="00000122">
      <w:pPr>
        <w:pageBreakBefore w:val="0"/>
        <w:rPr>
          <w:sz w:val="16"/>
          <w:szCs w:val="16"/>
        </w:rPr>
      </w:pPr>
      <w:r w:rsidDel="00000000" w:rsidR="00000000" w:rsidRPr="00000000">
        <w:rPr>
          <w:sz w:val="16"/>
          <w:szCs w:val="16"/>
          <w:rtl w:val="0"/>
        </w:rPr>
        <w:t xml:space="preserve"> </w:t>
      </w:r>
    </w:p>
    <w:p w:rsidR="00000000" w:rsidDel="00000000" w:rsidP="00000000" w:rsidRDefault="00000000" w:rsidRPr="00000000" w14:paraId="00000123">
      <w:pPr>
        <w:pStyle w:val="Heading4"/>
        <w:keepNext w:val="0"/>
        <w:keepLines w:val="0"/>
        <w:pageBreakBefore w:val="0"/>
        <w:spacing w:after="0" w:before="0" w:lineRule="auto"/>
        <w:ind w:left="1440" w:firstLine="0"/>
        <w:rPr>
          <w:b w:val="1"/>
          <w:sz w:val="16"/>
          <w:szCs w:val="16"/>
        </w:rPr>
      </w:pPr>
      <w:bookmarkStart w:colFirst="0" w:colLast="0" w:name="_8sm13jsvh9nq" w:id="137"/>
      <w:bookmarkEnd w:id="137"/>
      <w:r w:rsidDel="00000000" w:rsidR="00000000" w:rsidRPr="00000000">
        <w:rPr>
          <w:b w:val="1"/>
          <w:color w:val="000000"/>
          <w:sz w:val="16"/>
          <w:szCs w:val="16"/>
          <w:rtl w:val="0"/>
        </w:rPr>
        <w:t xml:space="preserve">Open Fire Plan*</w:t>
      </w:r>
      <w:r w:rsidDel="00000000" w:rsidR="00000000" w:rsidRPr="00000000">
        <w:rPr>
          <w:b w:val="1"/>
          <w:color w:val="000000"/>
          <w:sz w:val="16"/>
          <w:szCs w:val="16"/>
          <w:vertAlign w:val="superscript"/>
        </w:rPr>
        <w:footnoteReference w:customMarkFollows="0" w:id="6"/>
      </w:r>
      <w:r w:rsidDel="00000000" w:rsidR="00000000" w:rsidRPr="00000000">
        <w:rPr>
          <w:b w:val="1"/>
          <w:color w:val="000000"/>
          <w:sz w:val="16"/>
          <w:szCs w:val="16"/>
          <w:rtl w:val="0"/>
        </w:rPr>
        <w:br w:type="textWrapping"/>
      </w:r>
      <w:r w:rsidDel="00000000" w:rsidR="00000000" w:rsidRPr="00000000">
        <w:rPr>
          <w:sz w:val="16"/>
          <w:szCs w:val="16"/>
          <w:rtl w:val="0"/>
        </w:rPr>
        <w:t xml:space="preserve">Up to 1000 characters of text</w:t>
      </w:r>
      <w:r w:rsidDel="00000000" w:rsidR="00000000" w:rsidRPr="00000000">
        <w:rPr>
          <w:rtl w:val="0"/>
        </w:rPr>
      </w:r>
    </w:p>
    <w:p w:rsidR="00000000" w:rsidDel="00000000" w:rsidP="00000000" w:rsidRDefault="00000000" w:rsidRPr="00000000" w14:paraId="00000124">
      <w:pPr>
        <w:pStyle w:val="Heading6"/>
        <w:pageBreakBefore w:val="0"/>
        <w:spacing w:after="0" w:before="0" w:lineRule="auto"/>
        <w:ind w:left="1440" w:firstLine="0"/>
        <w:rPr>
          <w:color w:val="000000"/>
          <w:sz w:val="16"/>
          <w:szCs w:val="16"/>
        </w:rPr>
      </w:pPr>
      <w:bookmarkStart w:colFirst="0" w:colLast="0" w:name="_9j82pn7ke8e4" w:id="138"/>
      <w:bookmarkEnd w:id="138"/>
      <w:r w:rsidDel="00000000" w:rsidR="00000000" w:rsidRPr="00000000">
        <w:rPr>
          <w:color w:val="000000"/>
          <w:sz w:val="16"/>
          <w:szCs w:val="16"/>
          <w:rtl w:val="0"/>
        </w:rPr>
        <w:t xml:space="preserve">Please describe briefly how you plan to incorporate Open Fire in your art installation. </w:t>
      </w:r>
    </w:p>
    <w:p w:rsidR="00000000" w:rsidDel="00000000" w:rsidP="00000000" w:rsidRDefault="00000000" w:rsidRPr="00000000" w14:paraId="00000125">
      <w:pPr>
        <w:pStyle w:val="Heading6"/>
        <w:pageBreakBefore w:val="0"/>
        <w:spacing w:after="0" w:before="0" w:lineRule="auto"/>
        <w:ind w:left="1440" w:firstLine="0"/>
        <w:rPr>
          <w:color w:val="000000"/>
          <w:sz w:val="16"/>
          <w:szCs w:val="16"/>
        </w:rPr>
      </w:pPr>
      <w:bookmarkStart w:colFirst="0" w:colLast="0" w:name="_91rbhaz135vn" w:id="139"/>
      <w:bookmarkEnd w:id="139"/>
      <w:r w:rsidDel="00000000" w:rsidR="00000000" w:rsidRPr="00000000">
        <w:rPr>
          <w:rtl w:val="0"/>
        </w:rPr>
      </w:r>
    </w:p>
    <w:p w:rsidR="00000000" w:rsidDel="00000000" w:rsidP="00000000" w:rsidRDefault="00000000" w:rsidRPr="00000000" w14:paraId="00000126">
      <w:pPr>
        <w:pStyle w:val="Heading6"/>
        <w:pageBreakBefore w:val="0"/>
        <w:spacing w:after="0" w:before="0" w:lineRule="auto"/>
        <w:ind w:left="1440" w:firstLine="0"/>
        <w:rPr>
          <w:color w:val="000000"/>
          <w:sz w:val="16"/>
          <w:szCs w:val="16"/>
        </w:rPr>
      </w:pPr>
      <w:bookmarkStart w:colFirst="0" w:colLast="0" w:name="_7hd3pol16dgl" w:id="140"/>
      <w:bookmarkEnd w:id="140"/>
      <w:r w:rsidDel="00000000" w:rsidR="00000000" w:rsidRPr="00000000">
        <w:rPr>
          <w:color w:val="000000"/>
          <w:sz w:val="16"/>
          <w:szCs w:val="16"/>
          <w:rtl w:val="0"/>
        </w:rPr>
        <w:t xml:space="preserve">Explain whether it is a contained flame like a candle, burn barrel, etc. or if you will be setting your artwork on fire. Note: The logistics involved in your artwork are greatly affected by the decision to burn the project. The Fire Art Safety Team (FAST) will contact you later in the process to go over your use of fire. Receiving an honorarium does not guarantee approval for burning the project as all burn plans will be reviewed separately.</w:t>
      </w:r>
    </w:p>
    <w:p w:rsidR="00000000" w:rsidDel="00000000" w:rsidP="00000000" w:rsidRDefault="00000000" w:rsidRPr="00000000" w14:paraId="00000127">
      <w:pPr>
        <w:pageBreakBefore w:val="0"/>
        <w:rPr>
          <w:sz w:val="16"/>
          <w:szCs w:val="16"/>
        </w:rPr>
      </w:pPr>
      <w:r w:rsidDel="00000000" w:rsidR="00000000" w:rsidRPr="00000000">
        <w:rPr>
          <w:sz w:val="16"/>
          <w:szCs w:val="16"/>
          <w:rtl w:val="0"/>
        </w:rPr>
        <w:t xml:space="preserve"> </w:t>
      </w:r>
    </w:p>
    <w:p w:rsidR="00000000" w:rsidDel="00000000" w:rsidP="00000000" w:rsidRDefault="00000000" w:rsidRPr="00000000" w14:paraId="00000128">
      <w:pPr>
        <w:pageBreakBefore w:val="0"/>
        <w:rPr>
          <w:sz w:val="16"/>
          <w:szCs w:val="16"/>
        </w:rPr>
      </w:pPr>
      <w:r w:rsidDel="00000000" w:rsidR="00000000" w:rsidRPr="00000000">
        <w:rPr>
          <w:rtl w:val="0"/>
        </w:rPr>
      </w:r>
    </w:p>
    <w:p w:rsidR="00000000" w:rsidDel="00000000" w:rsidP="00000000" w:rsidRDefault="00000000" w:rsidRPr="00000000" w14:paraId="00000129">
      <w:pPr>
        <w:pStyle w:val="Heading4"/>
        <w:pageBreakBefore w:val="0"/>
        <w:spacing w:after="0" w:before="0" w:lineRule="auto"/>
        <w:ind w:left="720" w:firstLine="0"/>
        <w:rPr>
          <w:b w:val="1"/>
          <w:color w:val="000000"/>
          <w:sz w:val="16"/>
          <w:szCs w:val="16"/>
        </w:rPr>
      </w:pPr>
      <w:bookmarkStart w:colFirst="0" w:colLast="0" w:name="_9s4kodszzbaj" w:id="141"/>
      <w:bookmarkEnd w:id="141"/>
      <w:r w:rsidDel="00000000" w:rsidR="00000000" w:rsidRPr="00000000">
        <w:rPr>
          <w:b w:val="1"/>
          <w:color w:val="000000"/>
          <w:sz w:val="16"/>
          <w:szCs w:val="16"/>
          <w:rtl w:val="0"/>
        </w:rPr>
        <w:t xml:space="preserve">Do you plan on including Flame Effects in your art installation?​*</w:t>
      </w:r>
      <w:r w:rsidDel="00000000" w:rsidR="00000000" w:rsidRPr="00000000">
        <w:rPr>
          <w:b w:val="1"/>
          <w:color w:val="000000"/>
          <w:sz w:val="16"/>
          <w:szCs w:val="16"/>
          <w:vertAlign w:val="superscript"/>
        </w:rPr>
        <w:footnoteReference w:customMarkFollows="0" w:id="7"/>
      </w:r>
      <w:r w:rsidDel="00000000" w:rsidR="00000000" w:rsidRPr="00000000">
        <w:rPr>
          <w:rtl w:val="0"/>
        </w:rPr>
      </w:r>
    </w:p>
    <w:p w:rsidR="00000000" w:rsidDel="00000000" w:rsidP="00000000" w:rsidRDefault="00000000" w:rsidRPr="00000000" w14:paraId="0000012A">
      <w:pPr>
        <w:pStyle w:val="Heading6"/>
        <w:pageBreakBefore w:val="0"/>
        <w:spacing w:after="0" w:before="0" w:lineRule="auto"/>
        <w:ind w:left="720" w:firstLine="0"/>
        <w:rPr>
          <w:color w:val="000000"/>
          <w:sz w:val="16"/>
          <w:szCs w:val="16"/>
        </w:rPr>
      </w:pPr>
      <w:bookmarkStart w:colFirst="0" w:colLast="0" w:name="_3ar6k5603h6c" w:id="142"/>
      <w:bookmarkEnd w:id="142"/>
      <w:r w:rsidDel="00000000" w:rsidR="00000000" w:rsidRPr="00000000">
        <w:rPr>
          <w:color w:val="000000"/>
          <w:sz w:val="16"/>
          <w:szCs w:val="16"/>
          <w:rtl w:val="0"/>
        </w:rPr>
        <w:t xml:space="preserve">Flame Effect is defined as “The combustion of solids, liquids, or gases to produce thermal, physical, visual, or audible phenomena before an audience.” This includes all flames that are automated, switched, pressurized or having any other action than simply being lit on fire, as well as projects using propane or other liquid or gaseous fuels.</w:t>
      </w:r>
    </w:p>
    <w:p w:rsidR="00000000" w:rsidDel="00000000" w:rsidP="00000000" w:rsidRDefault="00000000" w:rsidRPr="00000000" w14:paraId="0000012B">
      <w:pPr>
        <w:pStyle w:val="Heading6"/>
        <w:pageBreakBefore w:val="0"/>
        <w:numPr>
          <w:ilvl w:val="0"/>
          <w:numId w:val="2"/>
        </w:numPr>
        <w:spacing w:after="0" w:before="0" w:lineRule="auto"/>
        <w:ind w:left="1440" w:hanging="360"/>
        <w:rPr>
          <w:color w:val="434343"/>
          <w:sz w:val="16"/>
          <w:szCs w:val="16"/>
        </w:rPr>
      </w:pPr>
      <w:bookmarkStart w:colFirst="0" w:colLast="0" w:name="_3ar6k5603h6c" w:id="142"/>
      <w:bookmarkEnd w:id="142"/>
      <w:r w:rsidDel="00000000" w:rsidR="00000000" w:rsidRPr="00000000">
        <w:rPr>
          <w:i w:val="0"/>
          <w:color w:val="434343"/>
          <w:sz w:val="16"/>
          <w:szCs w:val="16"/>
          <w:rtl w:val="0"/>
        </w:rPr>
        <w:t xml:space="preserve">Yes</w:t>
      </w:r>
    </w:p>
    <w:p w:rsidR="00000000" w:rsidDel="00000000" w:rsidP="00000000" w:rsidRDefault="00000000" w:rsidRPr="00000000" w14:paraId="0000012C">
      <w:pPr>
        <w:pStyle w:val="Heading6"/>
        <w:pageBreakBefore w:val="0"/>
        <w:numPr>
          <w:ilvl w:val="0"/>
          <w:numId w:val="2"/>
        </w:numPr>
        <w:spacing w:after="0" w:before="0" w:lineRule="auto"/>
        <w:ind w:left="1440" w:hanging="360"/>
        <w:rPr>
          <w:color w:val="434343"/>
          <w:sz w:val="16"/>
          <w:szCs w:val="16"/>
        </w:rPr>
      </w:pPr>
      <w:bookmarkStart w:colFirst="0" w:colLast="0" w:name="_3ar6k5603h6c" w:id="142"/>
      <w:bookmarkEnd w:id="142"/>
      <w:r w:rsidDel="00000000" w:rsidR="00000000" w:rsidRPr="00000000">
        <w:rPr>
          <w:i w:val="0"/>
          <w:color w:val="434343"/>
          <w:sz w:val="16"/>
          <w:szCs w:val="16"/>
          <w:rtl w:val="0"/>
        </w:rPr>
        <w:t xml:space="preserve">No</w:t>
      </w:r>
      <w:r w:rsidDel="00000000" w:rsidR="00000000" w:rsidRPr="00000000">
        <w:rPr>
          <w:rtl w:val="0"/>
        </w:rPr>
      </w:r>
    </w:p>
    <w:p w:rsidR="00000000" w:rsidDel="00000000" w:rsidP="00000000" w:rsidRDefault="00000000" w:rsidRPr="00000000" w14:paraId="0000012D">
      <w:pPr>
        <w:pageBreakBefore w:val="0"/>
        <w:rPr>
          <w:sz w:val="16"/>
          <w:szCs w:val="16"/>
        </w:rPr>
      </w:pPr>
      <w:r w:rsidDel="00000000" w:rsidR="00000000" w:rsidRPr="00000000">
        <w:rPr>
          <w:rtl w:val="0"/>
        </w:rPr>
      </w:r>
    </w:p>
    <w:p w:rsidR="00000000" w:rsidDel="00000000" w:rsidP="00000000" w:rsidRDefault="00000000" w:rsidRPr="00000000" w14:paraId="0000012E">
      <w:pPr>
        <w:pageBreakBefore w:val="0"/>
        <w:rPr>
          <w:sz w:val="16"/>
          <w:szCs w:val="16"/>
        </w:rPr>
      </w:pPr>
      <w:r w:rsidDel="00000000" w:rsidR="00000000" w:rsidRPr="00000000">
        <w:rPr>
          <w:rtl w:val="0"/>
        </w:rPr>
      </w:r>
    </w:p>
    <w:p w:rsidR="00000000" w:rsidDel="00000000" w:rsidP="00000000" w:rsidRDefault="00000000" w:rsidRPr="00000000" w14:paraId="0000012F">
      <w:pPr>
        <w:pStyle w:val="Heading4"/>
        <w:keepNext w:val="0"/>
        <w:keepLines w:val="0"/>
        <w:pageBreakBefore w:val="0"/>
        <w:spacing w:after="0" w:before="0" w:lineRule="auto"/>
        <w:ind w:left="1440" w:firstLine="0"/>
        <w:rPr>
          <w:b w:val="1"/>
          <w:sz w:val="16"/>
          <w:szCs w:val="16"/>
        </w:rPr>
      </w:pPr>
      <w:bookmarkStart w:colFirst="0" w:colLast="0" w:name="_sc02zci8jhjj" w:id="143"/>
      <w:bookmarkEnd w:id="143"/>
      <w:r w:rsidDel="00000000" w:rsidR="00000000" w:rsidRPr="00000000">
        <w:rPr>
          <w:b w:val="1"/>
          <w:color w:val="000000"/>
          <w:sz w:val="16"/>
          <w:szCs w:val="16"/>
          <w:rtl w:val="0"/>
        </w:rPr>
        <w:t xml:space="preserve">Flame Effects Schematics/ Details*</w:t>
      </w:r>
      <w:r w:rsidDel="00000000" w:rsidR="00000000" w:rsidRPr="00000000">
        <w:rPr>
          <w:b w:val="1"/>
          <w:color w:val="000000"/>
          <w:sz w:val="16"/>
          <w:szCs w:val="16"/>
          <w:vertAlign w:val="superscript"/>
        </w:rPr>
        <w:footnoteReference w:customMarkFollows="0" w:id="8"/>
      </w:r>
      <w:r w:rsidDel="00000000" w:rsidR="00000000" w:rsidRPr="00000000">
        <w:rPr>
          <w:b w:val="1"/>
          <w:color w:val="000000"/>
          <w:sz w:val="16"/>
          <w:szCs w:val="16"/>
          <w:rtl w:val="0"/>
        </w:rPr>
        <w:br w:type="textWrapping"/>
      </w:r>
      <w:r w:rsidDel="00000000" w:rsidR="00000000" w:rsidRPr="00000000">
        <w:rPr>
          <w:sz w:val="16"/>
          <w:szCs w:val="16"/>
          <w:rtl w:val="0"/>
        </w:rPr>
        <w:t xml:space="preserve">Up to 1000 characters of text</w:t>
      </w:r>
      <w:r w:rsidDel="00000000" w:rsidR="00000000" w:rsidRPr="00000000">
        <w:rPr>
          <w:rtl w:val="0"/>
        </w:rPr>
      </w:r>
    </w:p>
    <w:p w:rsidR="00000000" w:rsidDel="00000000" w:rsidP="00000000" w:rsidRDefault="00000000" w:rsidRPr="00000000" w14:paraId="00000130">
      <w:pPr>
        <w:pStyle w:val="Heading6"/>
        <w:pageBreakBefore w:val="0"/>
        <w:spacing w:after="0" w:before="0" w:lineRule="auto"/>
        <w:ind w:left="1440" w:firstLine="0"/>
        <w:rPr>
          <w:color w:val="000000"/>
          <w:sz w:val="16"/>
          <w:szCs w:val="16"/>
        </w:rPr>
      </w:pPr>
      <w:bookmarkStart w:colFirst="0" w:colLast="0" w:name="_1xxq3pzb2srm" w:id="144"/>
      <w:bookmarkEnd w:id="144"/>
      <w:r w:rsidDel="00000000" w:rsidR="00000000" w:rsidRPr="00000000">
        <w:rPr>
          <w:color w:val="000000"/>
          <w:sz w:val="16"/>
          <w:szCs w:val="16"/>
          <w:rtl w:val="0"/>
        </w:rPr>
        <w:t xml:space="preserve">If your artwork utilizes flame effects, please describe how you intend to use them in your project.</w:t>
      </w:r>
    </w:p>
    <w:p w:rsidR="00000000" w:rsidDel="00000000" w:rsidP="00000000" w:rsidRDefault="00000000" w:rsidRPr="00000000" w14:paraId="00000131">
      <w:pPr>
        <w:pStyle w:val="Heading6"/>
        <w:pageBreakBefore w:val="0"/>
        <w:spacing w:after="0" w:before="0" w:lineRule="auto"/>
        <w:ind w:left="1440" w:firstLine="0"/>
        <w:rPr>
          <w:color w:val="000000"/>
          <w:sz w:val="16"/>
          <w:szCs w:val="16"/>
        </w:rPr>
      </w:pPr>
      <w:bookmarkStart w:colFirst="0" w:colLast="0" w:name="_r2cukk72mnem" w:id="145"/>
      <w:bookmarkEnd w:id="145"/>
      <w:r w:rsidDel="00000000" w:rsidR="00000000" w:rsidRPr="00000000">
        <w:rPr>
          <w:rtl w:val="0"/>
        </w:rPr>
      </w:r>
    </w:p>
    <w:p w:rsidR="00000000" w:rsidDel="00000000" w:rsidP="00000000" w:rsidRDefault="00000000" w:rsidRPr="00000000" w14:paraId="00000132">
      <w:pPr>
        <w:pStyle w:val="Heading6"/>
        <w:pageBreakBefore w:val="0"/>
        <w:spacing w:after="0" w:before="0" w:lineRule="auto"/>
        <w:ind w:left="1440" w:firstLine="0"/>
        <w:rPr>
          <w:color w:val="000000"/>
          <w:sz w:val="16"/>
          <w:szCs w:val="16"/>
        </w:rPr>
      </w:pPr>
      <w:bookmarkStart w:colFirst="0" w:colLast="0" w:name="_jnxjdg53g7f4" w:id="146"/>
      <w:bookmarkEnd w:id="146"/>
      <w:r w:rsidDel="00000000" w:rsidR="00000000" w:rsidRPr="00000000">
        <w:rPr>
          <w:color w:val="000000"/>
          <w:sz w:val="16"/>
          <w:szCs w:val="16"/>
          <w:rtl w:val="0"/>
        </w:rPr>
        <w:t xml:space="preserve">Note: At a later time, the Fire Art Safety Team (FAST) will need to know specifics such as the components of your system and how they relate to one another, fuel storage vessels, fuel delivery mechanisms, manual or remotely controlled valves, expansion or accumulator tanks, forced air blowers, manifolds, ignition systems, details of the flame head(s) (e.g., do they include venturis, etc.), and your fire-control system.</w:t>
      </w:r>
    </w:p>
    <w:p w:rsidR="00000000" w:rsidDel="00000000" w:rsidP="00000000" w:rsidRDefault="00000000" w:rsidRPr="00000000" w14:paraId="00000133">
      <w:pPr>
        <w:pStyle w:val="Heading6"/>
        <w:pageBreakBefore w:val="0"/>
        <w:spacing w:after="0" w:before="0" w:lineRule="auto"/>
        <w:ind w:left="1440" w:firstLine="0"/>
        <w:rPr>
          <w:color w:val="000000"/>
          <w:sz w:val="16"/>
          <w:szCs w:val="16"/>
        </w:rPr>
      </w:pPr>
      <w:bookmarkStart w:colFirst="0" w:colLast="0" w:name="_xyq3hrnaq47i" w:id="147"/>
      <w:bookmarkEnd w:id="147"/>
      <w:r w:rsidDel="00000000" w:rsidR="00000000" w:rsidRPr="00000000">
        <w:rPr>
          <w:rtl w:val="0"/>
        </w:rPr>
      </w:r>
    </w:p>
    <w:p w:rsidR="00000000" w:rsidDel="00000000" w:rsidP="00000000" w:rsidRDefault="00000000" w:rsidRPr="00000000" w14:paraId="00000134">
      <w:pPr>
        <w:pStyle w:val="Heading6"/>
        <w:pageBreakBefore w:val="0"/>
        <w:spacing w:after="0" w:before="0" w:lineRule="auto"/>
        <w:ind w:left="1440" w:firstLine="0"/>
        <w:rPr>
          <w:color w:val="000000"/>
          <w:sz w:val="16"/>
          <w:szCs w:val="16"/>
        </w:rPr>
      </w:pPr>
      <w:bookmarkStart w:colFirst="0" w:colLast="0" w:name="_txuhm3b1n1x" w:id="148"/>
      <w:bookmarkEnd w:id="148"/>
      <w:r w:rsidDel="00000000" w:rsidR="00000000" w:rsidRPr="00000000">
        <w:rPr>
          <w:color w:val="000000"/>
          <w:sz w:val="16"/>
          <w:szCs w:val="16"/>
          <w:rtl w:val="0"/>
        </w:rPr>
        <w:t xml:space="preserve">Please be aware that receiving an honorarium does not guarantee approval for flame effects, which will be reviewed separately.</w:t>
      </w:r>
    </w:p>
    <w:p w:rsidR="00000000" w:rsidDel="00000000" w:rsidP="00000000" w:rsidRDefault="00000000" w:rsidRPr="00000000" w14:paraId="00000135">
      <w:pPr>
        <w:pageBreakBefore w:val="0"/>
        <w:ind w:left="1440" w:firstLine="0"/>
        <w:rPr>
          <w:sz w:val="16"/>
          <w:szCs w:val="16"/>
        </w:rPr>
      </w:pPr>
      <w:r w:rsidDel="00000000" w:rsidR="00000000" w:rsidRPr="00000000">
        <w:rPr>
          <w:sz w:val="16"/>
          <w:szCs w:val="16"/>
          <w:rtl w:val="0"/>
        </w:rPr>
        <w:t xml:space="preserve"> </w:t>
      </w:r>
    </w:p>
    <w:p w:rsidR="00000000" w:rsidDel="00000000" w:rsidP="00000000" w:rsidRDefault="00000000" w:rsidRPr="00000000" w14:paraId="00000136">
      <w:pPr>
        <w:pageBreakBefore w:val="0"/>
        <w:ind w:left="1440" w:firstLine="0"/>
        <w:rPr>
          <w:sz w:val="16"/>
          <w:szCs w:val="16"/>
        </w:rPr>
      </w:pPr>
      <w:r w:rsidDel="00000000" w:rsidR="00000000" w:rsidRPr="00000000">
        <w:rPr>
          <w:rtl w:val="0"/>
        </w:rPr>
      </w:r>
    </w:p>
    <w:p w:rsidR="00000000" w:rsidDel="00000000" w:rsidP="00000000" w:rsidRDefault="00000000" w:rsidRPr="00000000" w14:paraId="00000137">
      <w:pPr>
        <w:pStyle w:val="Heading4"/>
        <w:pageBreakBefore w:val="0"/>
        <w:spacing w:after="0" w:before="0" w:lineRule="auto"/>
        <w:ind w:left="720" w:firstLine="0"/>
        <w:rPr>
          <w:b w:val="1"/>
          <w:color w:val="000000"/>
          <w:sz w:val="16"/>
          <w:szCs w:val="16"/>
        </w:rPr>
      </w:pPr>
      <w:bookmarkStart w:colFirst="0" w:colLast="0" w:name="_w478c4wgap2f" w:id="149"/>
      <w:bookmarkEnd w:id="149"/>
      <w:r w:rsidDel="00000000" w:rsidR="00000000" w:rsidRPr="00000000">
        <w:rPr>
          <w:b w:val="1"/>
          <w:color w:val="000000"/>
          <w:sz w:val="16"/>
          <w:szCs w:val="16"/>
          <w:rtl w:val="0"/>
        </w:rPr>
        <w:t xml:space="preserve">Do you plan to incorporate Pyrotechnics in your art installation?​*</w:t>
      </w:r>
      <w:r w:rsidDel="00000000" w:rsidR="00000000" w:rsidRPr="00000000">
        <w:rPr>
          <w:b w:val="1"/>
          <w:color w:val="000000"/>
          <w:sz w:val="16"/>
          <w:szCs w:val="16"/>
          <w:vertAlign w:val="superscript"/>
        </w:rPr>
        <w:footnoteReference w:customMarkFollows="0" w:id="9"/>
      </w:r>
      <w:r w:rsidDel="00000000" w:rsidR="00000000" w:rsidRPr="00000000">
        <w:rPr>
          <w:rtl w:val="0"/>
        </w:rPr>
      </w:r>
    </w:p>
    <w:p w:rsidR="00000000" w:rsidDel="00000000" w:rsidP="00000000" w:rsidRDefault="00000000" w:rsidRPr="00000000" w14:paraId="00000138">
      <w:pPr>
        <w:pStyle w:val="Heading6"/>
        <w:pageBreakBefore w:val="0"/>
        <w:spacing w:after="0" w:before="0" w:lineRule="auto"/>
        <w:ind w:left="720" w:firstLine="0"/>
        <w:rPr>
          <w:color w:val="000000"/>
          <w:sz w:val="16"/>
          <w:szCs w:val="16"/>
        </w:rPr>
      </w:pPr>
      <w:bookmarkStart w:colFirst="0" w:colLast="0" w:name="_eg9mzvy1656q" w:id="150"/>
      <w:bookmarkEnd w:id="150"/>
      <w:r w:rsidDel="00000000" w:rsidR="00000000" w:rsidRPr="00000000">
        <w:rPr>
          <w:color w:val="000000"/>
          <w:sz w:val="16"/>
          <w:szCs w:val="16"/>
          <w:rtl w:val="0"/>
        </w:rPr>
        <w:t xml:space="preserve">Pyrotechnics refers to the art, craft and science of fireworks, which includes any explosives or projectiles.</w:t>
      </w:r>
    </w:p>
    <w:p w:rsidR="00000000" w:rsidDel="00000000" w:rsidP="00000000" w:rsidRDefault="00000000" w:rsidRPr="00000000" w14:paraId="00000139">
      <w:pPr>
        <w:pageBreakBefore w:val="0"/>
        <w:ind w:left="720" w:firstLine="0"/>
        <w:rPr>
          <w:sz w:val="16"/>
          <w:szCs w:val="16"/>
        </w:rPr>
      </w:pPr>
      <w:r w:rsidDel="00000000" w:rsidR="00000000" w:rsidRPr="00000000">
        <w:rPr>
          <w:rtl w:val="0"/>
        </w:rPr>
      </w:r>
    </w:p>
    <w:p w:rsidR="00000000" w:rsidDel="00000000" w:rsidP="00000000" w:rsidRDefault="00000000" w:rsidRPr="00000000" w14:paraId="0000013A">
      <w:pPr>
        <w:pStyle w:val="Heading6"/>
        <w:pageBreakBefore w:val="0"/>
        <w:spacing w:after="0" w:before="0" w:lineRule="auto"/>
        <w:ind w:left="720" w:firstLine="0"/>
        <w:rPr>
          <w:color w:val="000000"/>
          <w:sz w:val="16"/>
          <w:szCs w:val="16"/>
        </w:rPr>
      </w:pPr>
      <w:bookmarkStart w:colFirst="0" w:colLast="0" w:name="_b7t9r54d3cj3" w:id="151"/>
      <w:bookmarkEnd w:id="151"/>
      <w:r w:rsidDel="00000000" w:rsidR="00000000" w:rsidRPr="00000000">
        <w:rPr>
          <w:color w:val="000000"/>
          <w:sz w:val="16"/>
          <w:szCs w:val="16"/>
          <w:rtl w:val="0"/>
        </w:rPr>
        <w:t xml:space="preserve">Note: All pyrotechnic material/devices used in any art installation or performance must consist of consumer [1.4G Class C, UN0336] fireworks or less. Absolutely NO display [1.3G Class B, UN0335] fireworks (professional fireworks) or higher will be permitted at any art installation or performance.</w:t>
      </w:r>
    </w:p>
    <w:p w:rsidR="00000000" w:rsidDel="00000000" w:rsidP="00000000" w:rsidRDefault="00000000" w:rsidRPr="00000000" w14:paraId="0000013B">
      <w:pPr>
        <w:pStyle w:val="Heading6"/>
        <w:pageBreakBefore w:val="0"/>
        <w:numPr>
          <w:ilvl w:val="0"/>
          <w:numId w:val="10"/>
        </w:numPr>
        <w:spacing w:after="0" w:before="0" w:lineRule="auto"/>
        <w:ind w:left="1440" w:hanging="360"/>
        <w:rPr>
          <w:color w:val="434343"/>
          <w:sz w:val="16"/>
          <w:szCs w:val="16"/>
        </w:rPr>
      </w:pPr>
      <w:bookmarkStart w:colFirst="0" w:colLast="0" w:name="_b7t9r54d3cj3" w:id="151"/>
      <w:bookmarkEnd w:id="151"/>
      <w:r w:rsidDel="00000000" w:rsidR="00000000" w:rsidRPr="00000000">
        <w:rPr>
          <w:i w:val="0"/>
          <w:color w:val="434343"/>
          <w:sz w:val="16"/>
          <w:szCs w:val="16"/>
          <w:rtl w:val="0"/>
        </w:rPr>
        <w:t xml:space="preserve">Yes</w:t>
      </w:r>
    </w:p>
    <w:p w:rsidR="00000000" w:rsidDel="00000000" w:rsidP="00000000" w:rsidRDefault="00000000" w:rsidRPr="00000000" w14:paraId="0000013C">
      <w:pPr>
        <w:pStyle w:val="Heading6"/>
        <w:pageBreakBefore w:val="0"/>
        <w:numPr>
          <w:ilvl w:val="0"/>
          <w:numId w:val="10"/>
        </w:numPr>
        <w:spacing w:after="0" w:before="0" w:lineRule="auto"/>
        <w:ind w:left="1440" w:hanging="360"/>
        <w:rPr>
          <w:color w:val="434343"/>
          <w:sz w:val="16"/>
          <w:szCs w:val="16"/>
        </w:rPr>
      </w:pPr>
      <w:bookmarkStart w:colFirst="0" w:colLast="0" w:name="_b7t9r54d3cj3" w:id="151"/>
      <w:bookmarkEnd w:id="151"/>
      <w:r w:rsidDel="00000000" w:rsidR="00000000" w:rsidRPr="00000000">
        <w:rPr>
          <w:i w:val="0"/>
          <w:color w:val="434343"/>
          <w:sz w:val="16"/>
          <w:szCs w:val="16"/>
          <w:rtl w:val="0"/>
        </w:rPr>
        <w:t xml:space="preserve">No</w:t>
      </w:r>
    </w:p>
    <w:p w:rsidR="00000000" w:rsidDel="00000000" w:rsidP="00000000" w:rsidRDefault="00000000" w:rsidRPr="00000000" w14:paraId="0000013D">
      <w:pPr>
        <w:pageBreakBefore w:val="0"/>
        <w:rPr>
          <w:sz w:val="16"/>
          <w:szCs w:val="16"/>
        </w:rPr>
      </w:pPr>
      <w:r w:rsidDel="00000000" w:rsidR="00000000" w:rsidRPr="00000000">
        <w:rPr>
          <w:sz w:val="16"/>
          <w:szCs w:val="16"/>
          <w:rtl w:val="0"/>
        </w:rPr>
        <w:t xml:space="preserve"> </w:t>
      </w:r>
    </w:p>
    <w:p w:rsidR="00000000" w:rsidDel="00000000" w:rsidP="00000000" w:rsidRDefault="00000000" w:rsidRPr="00000000" w14:paraId="0000013E">
      <w:pPr>
        <w:pStyle w:val="Heading4"/>
        <w:keepNext w:val="0"/>
        <w:keepLines w:val="0"/>
        <w:pageBreakBefore w:val="0"/>
        <w:spacing w:after="0" w:before="0" w:lineRule="auto"/>
        <w:ind w:left="1440" w:firstLine="0"/>
        <w:rPr>
          <w:b w:val="1"/>
          <w:sz w:val="16"/>
          <w:szCs w:val="16"/>
        </w:rPr>
      </w:pPr>
      <w:bookmarkStart w:colFirst="0" w:colLast="0" w:name="_t7jpwkftjiie" w:id="152"/>
      <w:bookmarkEnd w:id="152"/>
      <w:r w:rsidDel="00000000" w:rsidR="00000000" w:rsidRPr="00000000">
        <w:rPr>
          <w:b w:val="1"/>
          <w:color w:val="000000"/>
          <w:sz w:val="16"/>
          <w:szCs w:val="16"/>
          <w:rtl w:val="0"/>
        </w:rPr>
        <w:t xml:space="preserve">Pyrotechnic Details*</w:t>
      </w:r>
      <w:r w:rsidDel="00000000" w:rsidR="00000000" w:rsidRPr="00000000">
        <w:rPr>
          <w:b w:val="1"/>
          <w:color w:val="000000"/>
          <w:sz w:val="16"/>
          <w:szCs w:val="16"/>
          <w:vertAlign w:val="superscript"/>
        </w:rPr>
        <w:footnoteReference w:customMarkFollows="0" w:id="10"/>
      </w:r>
      <w:r w:rsidDel="00000000" w:rsidR="00000000" w:rsidRPr="00000000">
        <w:rPr>
          <w:b w:val="1"/>
          <w:color w:val="000000"/>
          <w:sz w:val="16"/>
          <w:szCs w:val="16"/>
          <w:rtl w:val="0"/>
        </w:rPr>
        <w:br w:type="textWrapping"/>
      </w:r>
      <w:r w:rsidDel="00000000" w:rsidR="00000000" w:rsidRPr="00000000">
        <w:rPr>
          <w:sz w:val="16"/>
          <w:szCs w:val="16"/>
          <w:rtl w:val="0"/>
        </w:rPr>
        <w:t xml:space="preserve">Up to 1000 characters of text</w:t>
      </w:r>
      <w:r w:rsidDel="00000000" w:rsidR="00000000" w:rsidRPr="00000000">
        <w:rPr>
          <w:rtl w:val="0"/>
        </w:rPr>
      </w:r>
    </w:p>
    <w:p w:rsidR="00000000" w:rsidDel="00000000" w:rsidP="00000000" w:rsidRDefault="00000000" w:rsidRPr="00000000" w14:paraId="0000013F">
      <w:pPr>
        <w:pStyle w:val="Heading6"/>
        <w:pageBreakBefore w:val="0"/>
        <w:spacing w:after="0" w:before="0" w:lineRule="auto"/>
        <w:ind w:left="1440" w:firstLine="0"/>
        <w:rPr>
          <w:color w:val="000000"/>
          <w:sz w:val="16"/>
          <w:szCs w:val="16"/>
        </w:rPr>
      </w:pPr>
      <w:bookmarkStart w:colFirst="0" w:colLast="0" w:name="_rzt05ef9tjgn" w:id="153"/>
      <w:bookmarkEnd w:id="153"/>
      <w:r w:rsidDel="00000000" w:rsidR="00000000" w:rsidRPr="00000000">
        <w:rPr>
          <w:color w:val="000000"/>
          <w:sz w:val="16"/>
          <w:szCs w:val="16"/>
          <w:rtl w:val="0"/>
        </w:rPr>
        <w:t xml:space="preserve">Please briefly describe how you plan to incorporate pyrotechnics/special effects material into your art installation. \</w:t>
      </w:r>
    </w:p>
    <w:p w:rsidR="00000000" w:rsidDel="00000000" w:rsidP="00000000" w:rsidRDefault="00000000" w:rsidRPr="00000000" w14:paraId="00000140">
      <w:pPr>
        <w:pStyle w:val="Heading6"/>
        <w:pageBreakBefore w:val="0"/>
        <w:spacing w:after="0" w:before="0" w:lineRule="auto"/>
        <w:ind w:left="1440" w:firstLine="0"/>
        <w:rPr>
          <w:color w:val="000000"/>
          <w:sz w:val="16"/>
          <w:szCs w:val="16"/>
        </w:rPr>
      </w:pPr>
      <w:bookmarkStart w:colFirst="0" w:colLast="0" w:name="_ni01o77hkhkq" w:id="154"/>
      <w:bookmarkEnd w:id="154"/>
      <w:r w:rsidDel="00000000" w:rsidR="00000000" w:rsidRPr="00000000">
        <w:rPr>
          <w:rtl w:val="0"/>
        </w:rPr>
      </w:r>
    </w:p>
    <w:p w:rsidR="00000000" w:rsidDel="00000000" w:rsidP="00000000" w:rsidRDefault="00000000" w:rsidRPr="00000000" w14:paraId="00000141">
      <w:pPr>
        <w:pStyle w:val="Heading6"/>
        <w:pageBreakBefore w:val="0"/>
        <w:spacing w:after="0" w:before="0" w:lineRule="auto"/>
        <w:ind w:left="1440" w:firstLine="0"/>
        <w:rPr>
          <w:color w:val="000000"/>
          <w:sz w:val="16"/>
          <w:szCs w:val="16"/>
        </w:rPr>
      </w:pPr>
      <w:bookmarkStart w:colFirst="0" w:colLast="0" w:name="_3df6u9ney8cp" w:id="155"/>
      <w:bookmarkEnd w:id="155"/>
      <w:r w:rsidDel="00000000" w:rsidR="00000000" w:rsidRPr="00000000">
        <w:rPr>
          <w:color w:val="000000"/>
          <w:sz w:val="16"/>
          <w:szCs w:val="16"/>
          <w:rtl w:val="0"/>
        </w:rPr>
        <w:t xml:space="preserve">At a later time, the Fire Art Safety Team (FAST) will contact you about specifics including materials to be used and how they will be used. Pyrotechnics require many additional hours of perimeter for their safe setup and hours of playa restoration the following day. </w:t>
      </w:r>
    </w:p>
    <w:p w:rsidR="00000000" w:rsidDel="00000000" w:rsidP="00000000" w:rsidRDefault="00000000" w:rsidRPr="00000000" w14:paraId="00000142">
      <w:pPr>
        <w:pStyle w:val="Heading6"/>
        <w:pageBreakBefore w:val="0"/>
        <w:spacing w:after="0" w:before="0" w:lineRule="auto"/>
        <w:ind w:left="1440" w:firstLine="0"/>
        <w:rPr>
          <w:color w:val="000000"/>
          <w:sz w:val="16"/>
          <w:szCs w:val="16"/>
        </w:rPr>
      </w:pPr>
      <w:bookmarkStart w:colFirst="0" w:colLast="0" w:name="_vm12byrqfyd" w:id="156"/>
      <w:bookmarkEnd w:id="156"/>
      <w:r w:rsidDel="00000000" w:rsidR="00000000" w:rsidRPr="00000000">
        <w:rPr>
          <w:rtl w:val="0"/>
        </w:rPr>
      </w:r>
    </w:p>
    <w:p w:rsidR="00000000" w:rsidDel="00000000" w:rsidP="00000000" w:rsidRDefault="00000000" w:rsidRPr="00000000" w14:paraId="00000143">
      <w:pPr>
        <w:pStyle w:val="Heading6"/>
        <w:pageBreakBefore w:val="0"/>
        <w:spacing w:after="0" w:before="0" w:lineRule="auto"/>
        <w:ind w:left="1440" w:firstLine="0"/>
        <w:rPr>
          <w:color w:val="000000"/>
          <w:sz w:val="16"/>
          <w:szCs w:val="16"/>
        </w:rPr>
      </w:pPr>
      <w:bookmarkStart w:colFirst="0" w:colLast="0" w:name="_flcp6269f9vd" w:id="157"/>
      <w:bookmarkEnd w:id="157"/>
      <w:r w:rsidDel="00000000" w:rsidR="00000000" w:rsidRPr="00000000">
        <w:rPr>
          <w:color w:val="000000"/>
          <w:sz w:val="16"/>
          <w:szCs w:val="16"/>
          <w:rtl w:val="0"/>
        </w:rPr>
        <w:t xml:space="preserve">Please also add details of how you plan to address these additional crew needs.</w:t>
      </w:r>
    </w:p>
    <w:p w:rsidR="00000000" w:rsidDel="00000000" w:rsidP="00000000" w:rsidRDefault="00000000" w:rsidRPr="00000000" w14:paraId="00000144">
      <w:pPr>
        <w:pageBreakBefore w:val="0"/>
        <w:rPr>
          <w:sz w:val="16"/>
          <w:szCs w:val="16"/>
        </w:rPr>
      </w:pPr>
      <w:r w:rsidDel="00000000" w:rsidR="00000000" w:rsidRPr="00000000">
        <w:rPr>
          <w:sz w:val="16"/>
          <w:szCs w:val="16"/>
          <w:rtl w:val="0"/>
        </w:rPr>
        <w:t xml:space="preserve"> </w:t>
      </w:r>
    </w:p>
    <w:p w:rsidR="00000000" w:rsidDel="00000000" w:rsidP="00000000" w:rsidRDefault="00000000" w:rsidRPr="00000000" w14:paraId="00000145">
      <w:pPr>
        <w:pStyle w:val="Heading2"/>
        <w:keepNext w:val="0"/>
        <w:keepLines w:val="0"/>
        <w:pageBreakBefore w:val="0"/>
        <w:spacing w:after="0" w:before="0" w:lineRule="auto"/>
        <w:rPr>
          <w:b w:val="1"/>
          <w:sz w:val="16"/>
          <w:szCs w:val="16"/>
        </w:rPr>
      </w:pPr>
      <w:bookmarkStart w:colFirst="0" w:colLast="0" w:name="_sum87ib80d5n" w:id="158"/>
      <w:bookmarkEnd w:id="158"/>
      <w:r w:rsidDel="00000000" w:rsidR="00000000" w:rsidRPr="00000000">
        <w:rPr>
          <w:rtl w:val="0"/>
        </w:rPr>
      </w:r>
    </w:p>
    <w:p w:rsidR="00000000" w:rsidDel="00000000" w:rsidP="00000000" w:rsidRDefault="00000000" w:rsidRPr="00000000" w14:paraId="00000146">
      <w:pPr>
        <w:pStyle w:val="Heading2"/>
        <w:keepNext w:val="0"/>
        <w:keepLines w:val="0"/>
        <w:pageBreakBefore w:val="0"/>
        <w:spacing w:after="0" w:before="0" w:lineRule="auto"/>
        <w:jc w:val="center"/>
        <w:rPr>
          <w:b w:val="1"/>
          <w:sz w:val="16"/>
          <w:szCs w:val="16"/>
        </w:rPr>
      </w:pPr>
      <w:bookmarkStart w:colFirst="0" w:colLast="0" w:name="_n5lgfm2ydrvx" w:id="159"/>
      <w:bookmarkEnd w:id="159"/>
      <w:r w:rsidDel="00000000" w:rsidR="00000000" w:rsidRPr="00000000">
        <w:rPr>
          <w:rtl w:val="0"/>
        </w:rPr>
      </w:r>
    </w:p>
    <w:p w:rsidR="00000000" w:rsidDel="00000000" w:rsidP="00000000" w:rsidRDefault="00000000" w:rsidRPr="00000000" w14:paraId="00000147">
      <w:pPr>
        <w:pStyle w:val="Heading2"/>
        <w:keepNext w:val="0"/>
        <w:keepLines w:val="0"/>
        <w:pageBreakBefore w:val="0"/>
        <w:spacing w:after="0" w:before="0" w:lineRule="auto"/>
        <w:jc w:val="center"/>
        <w:rPr>
          <w:sz w:val="36"/>
          <w:szCs w:val="36"/>
        </w:rPr>
      </w:pPr>
      <w:bookmarkStart w:colFirst="0" w:colLast="0" w:name="_9n09yfqyewwr" w:id="160"/>
      <w:bookmarkEnd w:id="160"/>
      <w:r w:rsidDel="00000000" w:rsidR="00000000" w:rsidRPr="00000000">
        <w:rPr>
          <w:b w:val="1"/>
          <w:sz w:val="36"/>
          <w:szCs w:val="36"/>
          <w:rtl w:val="0"/>
        </w:rPr>
        <w:t xml:space="preserve">Art Image Upload</w:t>
      </w:r>
      <w:r w:rsidDel="00000000" w:rsidR="00000000" w:rsidRPr="00000000">
        <w:rPr>
          <w:rtl w:val="0"/>
        </w:rPr>
      </w:r>
    </w:p>
    <w:p w:rsidR="00000000" w:rsidDel="00000000" w:rsidP="00000000" w:rsidRDefault="00000000" w:rsidRPr="00000000" w14:paraId="00000148">
      <w:pPr>
        <w:pStyle w:val="Heading3"/>
        <w:keepNext w:val="0"/>
        <w:keepLines w:val="0"/>
        <w:pageBreakBefore w:val="0"/>
        <w:spacing w:after="0" w:before="0" w:lineRule="auto"/>
        <w:rPr>
          <w:color w:val="000000"/>
          <w:sz w:val="20"/>
          <w:szCs w:val="20"/>
        </w:rPr>
      </w:pPr>
      <w:bookmarkStart w:colFirst="0" w:colLast="0" w:name="_yqnh4jioyz41" w:id="161"/>
      <w:bookmarkEnd w:id="161"/>
      <w:r w:rsidDel="00000000" w:rsidR="00000000" w:rsidRPr="00000000">
        <w:rPr>
          <w:color w:val="000000"/>
          <w:sz w:val="20"/>
          <w:szCs w:val="20"/>
          <w:rtl w:val="0"/>
        </w:rPr>
        <w:t xml:space="preserve">You must submit two to </w:t>
      </w:r>
      <w:r w:rsidDel="00000000" w:rsidR="00000000" w:rsidRPr="00000000">
        <w:rPr>
          <w:b w:val="1"/>
          <w:color w:val="000000"/>
          <w:sz w:val="20"/>
          <w:szCs w:val="20"/>
          <w:rtl w:val="0"/>
        </w:rPr>
        <w:t xml:space="preserve">five</w:t>
      </w:r>
      <w:r w:rsidDel="00000000" w:rsidR="00000000" w:rsidRPr="00000000">
        <w:rPr>
          <w:color w:val="000000"/>
          <w:sz w:val="20"/>
          <w:szCs w:val="20"/>
          <w:rtl w:val="0"/>
        </w:rPr>
        <w:t xml:space="preserve"> images of your concept (.jpg or other image file - PDF is not acceptable). They may be drawings, photos, diagrams, CAD designs, or any other method of visual explanation. </w:t>
      </w:r>
      <w:r w:rsidDel="00000000" w:rsidR="00000000" w:rsidRPr="00000000">
        <w:rPr>
          <w:color w:val="000000"/>
          <w:sz w:val="20"/>
          <w:szCs w:val="20"/>
          <w:highlight w:val="white"/>
          <w:rtl w:val="0"/>
        </w:rPr>
        <w:t xml:space="preserve">You may want to show the full project, close-ups, the interior, the exterior. </w:t>
      </w:r>
      <w:r w:rsidDel="00000000" w:rsidR="00000000" w:rsidRPr="00000000">
        <w:rPr>
          <w:color w:val="000000"/>
          <w:sz w:val="20"/>
          <w:szCs w:val="20"/>
          <w:rtl w:val="0"/>
        </w:rPr>
        <w:t xml:space="preserve">They can be as simple or complex as you need it to be; the goal is to help the grant committee fully understand your proposed project as completely as possible.</w:t>
      </w:r>
    </w:p>
    <w:p w:rsidR="00000000" w:rsidDel="00000000" w:rsidP="00000000" w:rsidRDefault="00000000" w:rsidRPr="00000000" w14:paraId="00000149">
      <w:pPr>
        <w:pageBreakBefore w:val="0"/>
        <w:rPr>
          <w:sz w:val="20"/>
          <w:szCs w:val="20"/>
        </w:rPr>
      </w:pPr>
      <w:r w:rsidDel="00000000" w:rsidR="00000000" w:rsidRPr="00000000">
        <w:rPr>
          <w:rtl w:val="0"/>
        </w:rPr>
      </w:r>
    </w:p>
    <w:p w:rsidR="00000000" w:rsidDel="00000000" w:rsidP="00000000" w:rsidRDefault="00000000" w:rsidRPr="00000000" w14:paraId="0000014A">
      <w:pPr>
        <w:pageBreakBefore w:val="0"/>
        <w:rPr>
          <w:sz w:val="20"/>
          <w:szCs w:val="20"/>
        </w:rPr>
      </w:pPr>
      <w:r w:rsidDel="00000000" w:rsidR="00000000" w:rsidRPr="00000000">
        <w:rPr>
          <w:sz w:val="20"/>
          <w:szCs w:val="20"/>
          <w:rtl w:val="0"/>
        </w:rPr>
        <w:t xml:space="preserve">Please don’t upload a collage with multiple images as one of your images; each image should be its own upload.</w:t>
      </w:r>
    </w:p>
    <w:p w:rsidR="00000000" w:rsidDel="00000000" w:rsidP="00000000" w:rsidRDefault="00000000" w:rsidRPr="00000000" w14:paraId="0000014B">
      <w:pPr>
        <w:pStyle w:val="Heading3"/>
        <w:keepNext w:val="0"/>
        <w:keepLines w:val="0"/>
        <w:pageBreakBefore w:val="0"/>
        <w:spacing w:after="0" w:before="0" w:lineRule="auto"/>
        <w:rPr>
          <w:color w:val="000000"/>
          <w:sz w:val="20"/>
          <w:szCs w:val="20"/>
        </w:rPr>
      </w:pPr>
      <w:bookmarkStart w:colFirst="0" w:colLast="0" w:name="_yqnh4jioyz41" w:id="161"/>
      <w:bookmarkEnd w:id="161"/>
      <w:r w:rsidDel="00000000" w:rsidR="00000000" w:rsidRPr="00000000">
        <w:rPr>
          <w:rtl w:val="0"/>
        </w:rPr>
      </w:r>
    </w:p>
    <w:p w:rsidR="00000000" w:rsidDel="00000000" w:rsidP="00000000" w:rsidRDefault="00000000" w:rsidRPr="00000000" w14:paraId="0000014C">
      <w:pPr>
        <w:pStyle w:val="Heading3"/>
        <w:keepNext w:val="0"/>
        <w:keepLines w:val="0"/>
        <w:pageBreakBefore w:val="0"/>
        <w:spacing w:after="0" w:before="0" w:lineRule="auto"/>
        <w:rPr>
          <w:color w:val="000000"/>
          <w:sz w:val="20"/>
          <w:szCs w:val="20"/>
        </w:rPr>
      </w:pPr>
      <w:bookmarkStart w:colFirst="0" w:colLast="0" w:name="_bv3s952kznzg" w:id="162"/>
      <w:bookmarkEnd w:id="162"/>
      <w:r w:rsidDel="00000000" w:rsidR="00000000" w:rsidRPr="00000000">
        <w:rPr>
          <w:color w:val="000000"/>
          <w:sz w:val="20"/>
          <w:szCs w:val="20"/>
          <w:rtl w:val="0"/>
        </w:rPr>
        <w:t xml:space="preserve">If the images from your LOI are still the best representation of your project, upload them again here.</w:t>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Style w:val="Heading4"/>
        <w:keepNext w:val="0"/>
        <w:keepLines w:val="0"/>
        <w:pageBreakBefore w:val="0"/>
        <w:spacing w:after="0" w:before="0" w:lineRule="auto"/>
        <w:rPr>
          <w:b w:val="1"/>
          <w:color w:val="ff0000"/>
        </w:rPr>
      </w:pPr>
      <w:bookmarkStart w:colFirst="0" w:colLast="0" w:name="_yqnh4jioyz41" w:id="161"/>
      <w:bookmarkEnd w:id="161"/>
      <w:r w:rsidDel="00000000" w:rsidR="00000000" w:rsidRPr="00000000">
        <w:rPr>
          <w:b w:val="1"/>
          <w:color w:val="ff0000"/>
          <w:rtl w:val="0"/>
        </w:rPr>
        <w:t xml:space="preserve">Primary Image*</w:t>
      </w:r>
    </w:p>
    <w:p w:rsidR="00000000" w:rsidDel="00000000" w:rsidP="00000000" w:rsidRDefault="00000000" w:rsidRPr="00000000" w14:paraId="0000014F">
      <w:pPr>
        <w:pStyle w:val="Heading6"/>
        <w:pageBreakBefore w:val="0"/>
        <w:spacing w:after="0" w:before="0" w:lineRule="auto"/>
        <w:rPr>
          <w:color w:val="000000"/>
          <w:sz w:val="20"/>
          <w:szCs w:val="20"/>
        </w:rPr>
      </w:pPr>
      <w:bookmarkStart w:colFirst="0" w:colLast="0" w:name="_bbtmg31c38l3" w:id="163"/>
      <w:bookmarkEnd w:id="163"/>
      <w:r w:rsidDel="00000000" w:rsidR="00000000" w:rsidRPr="00000000">
        <w:rPr>
          <w:color w:val="000000"/>
          <w:sz w:val="20"/>
          <w:szCs w:val="20"/>
          <w:rtl w:val="0"/>
        </w:rPr>
        <w:t xml:space="preserve">This is the image we will see most frequently when reviewing your proposal, so select your best image &amp; upload it here. </w:t>
      </w:r>
    </w:p>
    <w:p w:rsidR="00000000" w:rsidDel="00000000" w:rsidP="00000000" w:rsidRDefault="00000000" w:rsidRPr="00000000" w14:paraId="00000150">
      <w:pPr>
        <w:pageBreakBefore w:val="0"/>
        <w:rPr/>
      </w:pPr>
      <w:r w:rsidDel="00000000" w:rsidR="00000000" w:rsidRPr="00000000">
        <w:rPr/>
        <w:drawing>
          <wp:inline distB="114300" distT="114300" distL="114300" distR="114300">
            <wp:extent cx="5943600" cy="44577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6"/>
        <w:pageBreakBefore w:val="0"/>
        <w:spacing w:after="0" w:before="0" w:lineRule="auto"/>
        <w:rPr>
          <w:color w:val="434343"/>
          <w:sz w:val="20"/>
          <w:szCs w:val="20"/>
        </w:rPr>
      </w:pPr>
      <w:bookmarkStart w:colFirst="0" w:colLast="0" w:name="_1llbbydjywzt" w:id="164"/>
      <w:bookmarkEnd w:id="164"/>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Style w:val="Heading6"/>
        <w:pageBreakBefore w:val="0"/>
        <w:spacing w:after="0" w:before="0" w:lineRule="auto"/>
        <w:rPr>
          <w:color w:val="000000"/>
          <w:sz w:val="20"/>
          <w:szCs w:val="20"/>
        </w:rPr>
      </w:pPr>
      <w:bookmarkStart w:colFirst="0" w:colLast="0" w:name="_46rqvgvim7fl" w:id="165"/>
      <w:bookmarkEnd w:id="165"/>
      <w:r w:rsidDel="00000000" w:rsidR="00000000" w:rsidRPr="00000000">
        <w:rPr>
          <w:color w:val="000000"/>
          <w:sz w:val="20"/>
          <w:szCs w:val="20"/>
          <w:rtl w:val="0"/>
        </w:rPr>
        <w:t xml:space="preserve">Image Requirements</w:t>
      </w:r>
    </w:p>
    <w:p w:rsidR="00000000" w:rsidDel="00000000" w:rsidP="00000000" w:rsidRDefault="00000000" w:rsidRPr="00000000" w14:paraId="00000154">
      <w:pPr>
        <w:pStyle w:val="Heading6"/>
        <w:pageBreakBefore w:val="0"/>
        <w:numPr>
          <w:ilvl w:val="0"/>
          <w:numId w:val="11"/>
        </w:numPr>
        <w:spacing w:after="0" w:before="0" w:lineRule="auto"/>
        <w:ind w:left="720" w:hanging="360"/>
        <w:rPr>
          <w:i w:val="1"/>
          <w:sz w:val="20"/>
          <w:szCs w:val="20"/>
        </w:rPr>
      </w:pPr>
      <w:bookmarkStart w:colFirst="0" w:colLast="0" w:name="_1llbbydjywzt" w:id="164"/>
      <w:bookmarkEnd w:id="164"/>
      <w:r w:rsidDel="00000000" w:rsidR="00000000" w:rsidRPr="00000000">
        <w:rPr>
          <w:color w:val="000000"/>
          <w:sz w:val="20"/>
          <w:szCs w:val="20"/>
          <w:rtl w:val="0"/>
        </w:rPr>
        <w:t xml:space="preserve">Maximum file size: 10MB</w:t>
      </w:r>
    </w:p>
    <w:p w:rsidR="00000000" w:rsidDel="00000000" w:rsidP="00000000" w:rsidRDefault="00000000" w:rsidRPr="00000000" w14:paraId="00000155">
      <w:pPr>
        <w:pStyle w:val="Heading6"/>
        <w:pageBreakBefore w:val="0"/>
        <w:numPr>
          <w:ilvl w:val="0"/>
          <w:numId w:val="11"/>
        </w:numPr>
        <w:spacing w:after="0" w:before="0" w:lineRule="auto"/>
        <w:ind w:left="720" w:hanging="360"/>
        <w:rPr>
          <w:i w:val="1"/>
          <w:sz w:val="20"/>
          <w:szCs w:val="20"/>
        </w:rPr>
      </w:pPr>
      <w:bookmarkStart w:colFirst="0" w:colLast="0" w:name="_1llbbydjywzt" w:id="164"/>
      <w:bookmarkEnd w:id="164"/>
      <w:r w:rsidDel="00000000" w:rsidR="00000000" w:rsidRPr="00000000">
        <w:rPr>
          <w:color w:val="000000"/>
          <w:sz w:val="20"/>
          <w:szCs w:val="20"/>
          <w:rtl w:val="0"/>
        </w:rPr>
        <w:t xml:space="preserve">Accepted file types: .jpg .gif .jpeg .pjpeg .png (not pdf)</w:t>
      </w:r>
      <w:r w:rsidDel="00000000" w:rsidR="00000000" w:rsidRPr="00000000">
        <w:rPr>
          <w:rtl w:val="0"/>
        </w:rPr>
      </w:r>
    </w:p>
    <w:p w:rsidR="00000000" w:rsidDel="00000000" w:rsidP="00000000" w:rsidRDefault="00000000" w:rsidRPr="00000000" w14:paraId="00000156">
      <w:pPr>
        <w:pStyle w:val="Heading6"/>
        <w:pageBreakBefore w:val="0"/>
        <w:numPr>
          <w:ilvl w:val="0"/>
          <w:numId w:val="11"/>
        </w:numPr>
        <w:spacing w:after="0" w:before="0" w:lineRule="auto"/>
        <w:ind w:left="720" w:hanging="360"/>
        <w:rPr>
          <w:i w:val="1"/>
          <w:sz w:val="20"/>
          <w:szCs w:val="20"/>
        </w:rPr>
      </w:pPr>
      <w:bookmarkStart w:colFirst="0" w:colLast="0" w:name="_1llbbydjywzt" w:id="164"/>
      <w:bookmarkEnd w:id="164"/>
      <w:r w:rsidDel="00000000" w:rsidR="00000000" w:rsidRPr="00000000">
        <w:rPr>
          <w:color w:val="000000"/>
          <w:sz w:val="20"/>
          <w:szCs w:val="20"/>
          <w:rtl w:val="0"/>
        </w:rPr>
        <w:t xml:space="preserve">The file extension (i.e., .jpg) must be included.</w:t>
      </w:r>
    </w:p>
    <w:p w:rsidR="00000000" w:rsidDel="00000000" w:rsidP="00000000" w:rsidRDefault="00000000" w:rsidRPr="00000000" w14:paraId="00000157">
      <w:pPr>
        <w:pStyle w:val="Heading6"/>
        <w:pageBreakBefore w:val="0"/>
        <w:numPr>
          <w:ilvl w:val="0"/>
          <w:numId w:val="11"/>
        </w:numPr>
        <w:spacing w:after="0" w:before="0" w:lineRule="auto"/>
        <w:ind w:left="720" w:hanging="360"/>
        <w:rPr>
          <w:i w:val="1"/>
          <w:sz w:val="20"/>
          <w:szCs w:val="20"/>
        </w:rPr>
      </w:pPr>
      <w:bookmarkStart w:colFirst="0" w:colLast="0" w:name="_1llbbydjywzt" w:id="164"/>
      <w:bookmarkEnd w:id="164"/>
      <w:r w:rsidDel="00000000" w:rsidR="00000000" w:rsidRPr="00000000">
        <w:rPr>
          <w:color w:val="000000"/>
          <w:sz w:val="20"/>
          <w:szCs w:val="20"/>
          <w:rtl w:val="0"/>
        </w:rPr>
        <w:t xml:space="preserve">You must use a computer (not a phone or tablet) to upload your images. </w:t>
      </w:r>
    </w:p>
    <w:p w:rsidR="00000000" w:rsidDel="00000000" w:rsidP="00000000" w:rsidRDefault="00000000" w:rsidRPr="00000000" w14:paraId="00000158">
      <w:pPr>
        <w:pStyle w:val="Heading6"/>
        <w:pageBreakBefore w:val="0"/>
        <w:numPr>
          <w:ilvl w:val="0"/>
          <w:numId w:val="11"/>
        </w:numPr>
        <w:spacing w:after="0" w:before="0" w:lineRule="auto"/>
        <w:ind w:left="720" w:hanging="360"/>
        <w:rPr>
          <w:i w:val="1"/>
          <w:sz w:val="20"/>
          <w:szCs w:val="20"/>
        </w:rPr>
      </w:pPr>
      <w:bookmarkStart w:colFirst="0" w:colLast="0" w:name="_1llbbydjywzt" w:id="164"/>
      <w:bookmarkEnd w:id="164"/>
      <w:r w:rsidDel="00000000" w:rsidR="00000000" w:rsidRPr="00000000">
        <w:rPr>
          <w:color w:val="000000"/>
          <w:sz w:val="20"/>
          <w:szCs w:val="20"/>
          <w:rtl w:val="0"/>
        </w:rPr>
        <w:t xml:space="preserve">You must have JavaScript enabled. If you need help with that, see:</w:t>
      </w:r>
      <w:r w:rsidDel="00000000" w:rsidR="00000000" w:rsidRPr="00000000">
        <w:rPr>
          <w:color w:val="434343"/>
          <w:sz w:val="20"/>
          <w:szCs w:val="20"/>
          <w:rtl w:val="0"/>
        </w:rPr>
        <w:t xml:space="preserve"> </w:t>
      </w:r>
      <w:hyperlink r:id="rId12">
        <w:r w:rsidDel="00000000" w:rsidR="00000000" w:rsidRPr="00000000">
          <w:rPr>
            <w:color w:val="1155cc"/>
            <w:sz w:val="20"/>
            <w:szCs w:val="20"/>
            <w:u w:val="single"/>
            <w:rtl w:val="0"/>
          </w:rPr>
          <w:t xml:space="preserve">enable-javascript.com</w:t>
        </w:r>
      </w:hyperlink>
      <w:r w:rsidDel="00000000" w:rsidR="00000000" w:rsidRPr="00000000">
        <w:rPr>
          <w:color w:val="434343"/>
          <w:sz w:val="20"/>
          <w:szCs w:val="20"/>
          <w:rtl w:val="0"/>
        </w:rPr>
        <w:t xml:space="preserve">.</w:t>
      </w:r>
    </w:p>
    <w:p w:rsidR="00000000" w:rsidDel="00000000" w:rsidP="00000000" w:rsidRDefault="00000000" w:rsidRPr="00000000" w14:paraId="00000159">
      <w:pPr>
        <w:pageBreakBefore w:val="0"/>
        <w:rPr>
          <w:sz w:val="20"/>
          <w:szCs w:val="20"/>
        </w:rPr>
      </w:pPr>
      <w:r w:rsidDel="00000000" w:rsidR="00000000" w:rsidRPr="00000000">
        <w:rPr>
          <w:sz w:val="20"/>
          <w:szCs w:val="20"/>
          <w:rtl w:val="0"/>
        </w:rPr>
        <w:t xml:space="preserve"> </w:t>
      </w:r>
    </w:p>
    <w:p w:rsidR="00000000" w:rsidDel="00000000" w:rsidP="00000000" w:rsidRDefault="00000000" w:rsidRPr="00000000" w14:paraId="0000015A">
      <w:pPr>
        <w:pStyle w:val="Heading4"/>
        <w:keepNext w:val="0"/>
        <w:keepLines w:val="0"/>
        <w:pageBreakBefore w:val="0"/>
        <w:spacing w:after="0" w:before="0" w:lineRule="auto"/>
        <w:rPr>
          <w:b w:val="1"/>
          <w:color w:val="ff0000"/>
        </w:rPr>
      </w:pPr>
      <w:bookmarkStart w:colFirst="0" w:colLast="0" w:name="_s4t80dyjss9w" w:id="166"/>
      <w:bookmarkEnd w:id="166"/>
      <w:r w:rsidDel="00000000" w:rsidR="00000000" w:rsidRPr="00000000">
        <w:rPr>
          <w:b w:val="1"/>
          <w:color w:val="ff0000"/>
          <w:rtl w:val="0"/>
        </w:rPr>
        <w:t xml:space="preserve">Second Image*</w:t>
      </w:r>
    </w:p>
    <w:p w:rsidR="00000000" w:rsidDel="00000000" w:rsidP="00000000" w:rsidRDefault="00000000" w:rsidRPr="00000000" w14:paraId="0000015B">
      <w:pPr>
        <w:pStyle w:val="Heading6"/>
        <w:pageBreakBefore w:val="0"/>
        <w:spacing w:after="0" w:before="0" w:lineRule="auto"/>
        <w:rPr>
          <w:color w:val="000000"/>
          <w:sz w:val="20"/>
          <w:szCs w:val="20"/>
        </w:rPr>
      </w:pPr>
      <w:bookmarkStart w:colFirst="0" w:colLast="0" w:name="_fa4nhvasmfx2" w:id="167"/>
      <w:bookmarkEnd w:id="167"/>
      <w:r w:rsidDel="00000000" w:rsidR="00000000" w:rsidRPr="00000000">
        <w:rPr>
          <w:color w:val="000000"/>
          <w:sz w:val="20"/>
          <w:szCs w:val="20"/>
          <w:rtl w:val="0"/>
        </w:rPr>
        <w:t xml:space="preserve">Upload a second image, following the same requirements.</w:t>
      </w:r>
    </w:p>
    <w:p w:rsidR="00000000" w:rsidDel="00000000" w:rsidP="00000000" w:rsidRDefault="00000000" w:rsidRPr="00000000" w14:paraId="0000015C">
      <w:pPr>
        <w:pageBreakBefore w:val="0"/>
        <w:rPr>
          <w:sz w:val="20"/>
          <w:szCs w:val="20"/>
        </w:rPr>
      </w:pPr>
      <w:r w:rsidDel="00000000" w:rsidR="00000000" w:rsidRPr="00000000">
        <w:rPr>
          <w:sz w:val="20"/>
          <w:szCs w:val="20"/>
        </w:rPr>
        <w:drawing>
          <wp:inline distB="114300" distT="114300" distL="114300" distR="114300">
            <wp:extent cx="5943600" cy="4457700"/>
            <wp:effectExtent b="0" l="0" r="0" t="0"/>
            <wp:docPr id="2"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4"/>
        <w:pageBreakBefore w:val="0"/>
        <w:spacing w:after="0" w:before="0" w:lineRule="auto"/>
        <w:rPr>
          <w:b w:val="1"/>
          <w:color w:val="ff0000"/>
        </w:rPr>
      </w:pPr>
      <w:bookmarkStart w:colFirst="0" w:colLast="0" w:name="_9jz2cvrjex5z" w:id="168"/>
      <w:bookmarkEnd w:id="168"/>
      <w:r w:rsidDel="00000000" w:rsidR="00000000" w:rsidRPr="00000000">
        <w:rPr>
          <w:b w:val="1"/>
          <w:color w:val="ff0000"/>
          <w:rtl w:val="0"/>
        </w:rPr>
        <w:t xml:space="preserve">Additional Image(s)</w:t>
      </w:r>
    </w:p>
    <w:p w:rsidR="00000000" w:rsidDel="00000000" w:rsidP="00000000" w:rsidRDefault="00000000" w:rsidRPr="00000000" w14:paraId="0000015E">
      <w:pPr>
        <w:pStyle w:val="Heading6"/>
        <w:pageBreakBefore w:val="0"/>
        <w:spacing w:after="0" w:before="0" w:lineRule="auto"/>
        <w:rPr>
          <w:color w:val="000000"/>
          <w:sz w:val="20"/>
          <w:szCs w:val="20"/>
        </w:rPr>
      </w:pPr>
      <w:bookmarkStart w:colFirst="0" w:colLast="0" w:name="_rw0wb1l1dcae" w:id="169"/>
      <w:bookmarkEnd w:id="169"/>
      <w:r w:rsidDel="00000000" w:rsidR="00000000" w:rsidRPr="00000000">
        <w:rPr>
          <w:color w:val="000000"/>
          <w:sz w:val="20"/>
          <w:szCs w:val="20"/>
          <w:rtl w:val="0"/>
        </w:rPr>
        <w:t xml:space="preserve">You may upload up to three additional images here, following the same requirements.</w:t>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t xml:space="preserve">SEE GOOGLE DRIVE</w:t>
      </w:r>
    </w:p>
    <w:p w:rsidR="00000000" w:rsidDel="00000000" w:rsidP="00000000" w:rsidRDefault="00000000" w:rsidRPr="00000000" w14:paraId="00000161">
      <w:pPr>
        <w:pageBreakBefore w:val="0"/>
        <w:rPr>
          <w:sz w:val="20"/>
          <w:szCs w:val="20"/>
        </w:rPr>
      </w:pPr>
      <w:r w:rsidDel="00000000" w:rsidR="00000000" w:rsidRPr="00000000">
        <w:rPr>
          <w:rtl w:val="0"/>
        </w:rPr>
      </w:r>
    </w:p>
    <w:p w:rsidR="00000000" w:rsidDel="00000000" w:rsidP="00000000" w:rsidRDefault="00000000" w:rsidRPr="00000000" w14:paraId="00000162">
      <w:pPr>
        <w:pageBreakBefore w:val="0"/>
        <w:rPr>
          <w:sz w:val="20"/>
          <w:szCs w:val="20"/>
        </w:rPr>
      </w:pPr>
      <w:r w:rsidDel="00000000" w:rsidR="00000000" w:rsidRPr="00000000">
        <w:rPr>
          <w:rtl w:val="0"/>
        </w:rPr>
      </w:r>
    </w:p>
    <w:p w:rsidR="00000000" w:rsidDel="00000000" w:rsidP="00000000" w:rsidRDefault="00000000" w:rsidRPr="00000000" w14:paraId="00000163">
      <w:pPr>
        <w:pStyle w:val="Heading4"/>
        <w:keepNext w:val="0"/>
        <w:keepLines w:val="0"/>
        <w:pageBreakBefore w:val="0"/>
        <w:spacing w:after="0" w:before="0" w:lineRule="auto"/>
        <w:rPr>
          <w:b w:val="1"/>
          <w:color w:val="ff0000"/>
        </w:rPr>
      </w:pPr>
      <w:bookmarkStart w:colFirst="0" w:colLast="0" w:name="_ackgbvqui6pb" w:id="170"/>
      <w:bookmarkEnd w:id="170"/>
      <w:r w:rsidDel="00000000" w:rsidR="00000000" w:rsidRPr="00000000">
        <w:rPr>
          <w:b w:val="1"/>
          <w:color w:val="ff0000"/>
          <w:rtl w:val="0"/>
        </w:rPr>
        <w:t xml:space="preserve">Video</w:t>
      </w:r>
    </w:p>
    <w:p w:rsidR="00000000" w:rsidDel="00000000" w:rsidP="00000000" w:rsidRDefault="00000000" w:rsidRPr="00000000" w14:paraId="00000164">
      <w:pPr>
        <w:pStyle w:val="Heading6"/>
        <w:pageBreakBefore w:val="0"/>
        <w:spacing w:after="0" w:before="0" w:lineRule="auto"/>
        <w:rPr>
          <w:color w:val="000000"/>
          <w:sz w:val="20"/>
          <w:szCs w:val="20"/>
        </w:rPr>
      </w:pPr>
      <w:bookmarkStart w:colFirst="0" w:colLast="0" w:name="_b47lcd5beacq" w:id="171"/>
      <w:bookmarkEnd w:id="171"/>
      <w:r w:rsidDel="00000000" w:rsidR="00000000" w:rsidRPr="00000000">
        <w:rPr>
          <w:color w:val="000000"/>
          <w:sz w:val="20"/>
          <w:szCs w:val="20"/>
          <w:rtl w:val="0"/>
        </w:rPr>
        <w:t xml:space="preserve">If you would like to include a video or other media available online (e.g. on YouTube or Vimeo), you may share the URL with us here.</w:t>
      </w:r>
    </w:p>
    <w:p w:rsidR="00000000" w:rsidDel="00000000" w:rsidP="00000000" w:rsidRDefault="00000000" w:rsidRPr="00000000" w14:paraId="00000165">
      <w:pPr>
        <w:pStyle w:val="Heading6"/>
        <w:pageBreakBefore w:val="0"/>
        <w:spacing w:after="0" w:before="0" w:lineRule="auto"/>
        <w:rPr>
          <w:color w:val="000000"/>
          <w:sz w:val="20"/>
          <w:szCs w:val="20"/>
        </w:rPr>
      </w:pPr>
      <w:bookmarkStart w:colFirst="0" w:colLast="0" w:name="_jq4urhfmm4sd" w:id="172"/>
      <w:bookmarkEnd w:id="172"/>
      <w:r w:rsidDel="00000000" w:rsidR="00000000" w:rsidRPr="00000000">
        <w:rPr>
          <w:rtl w:val="0"/>
        </w:rPr>
      </w:r>
    </w:p>
    <w:p w:rsidR="00000000" w:rsidDel="00000000" w:rsidP="00000000" w:rsidRDefault="00000000" w:rsidRPr="00000000" w14:paraId="00000166">
      <w:pPr>
        <w:pStyle w:val="Heading6"/>
        <w:pageBreakBefore w:val="0"/>
        <w:spacing w:after="0" w:before="0" w:lineRule="auto"/>
        <w:rPr>
          <w:color w:val="000000"/>
          <w:sz w:val="20"/>
          <w:szCs w:val="20"/>
        </w:rPr>
      </w:pPr>
      <w:bookmarkStart w:colFirst="0" w:colLast="0" w:name="_f8hb7o54tjgy" w:id="173"/>
      <w:bookmarkEnd w:id="173"/>
      <w:r w:rsidDel="00000000" w:rsidR="00000000" w:rsidRPr="00000000">
        <w:rPr>
          <w:color w:val="000000"/>
          <w:sz w:val="20"/>
          <w:szCs w:val="20"/>
          <w:rtl w:val="0"/>
        </w:rPr>
        <w:t xml:space="preserve">Please use a valid URL format, including "http://" or “https://”.</w:t>
      </w:r>
    </w:p>
    <w:p w:rsidR="00000000" w:rsidDel="00000000" w:rsidP="00000000" w:rsidRDefault="00000000" w:rsidRPr="00000000" w14:paraId="00000167">
      <w:pPr>
        <w:pageBreakBefore w:val="0"/>
        <w:rPr>
          <w:sz w:val="20"/>
          <w:szCs w:val="20"/>
        </w:rPr>
      </w:pPr>
      <w:r w:rsidDel="00000000" w:rsidR="00000000" w:rsidRPr="00000000">
        <w:rPr>
          <w:rtl w:val="0"/>
        </w:rPr>
      </w:r>
    </w:p>
    <w:p w:rsidR="00000000" w:rsidDel="00000000" w:rsidP="00000000" w:rsidRDefault="00000000" w:rsidRPr="00000000" w14:paraId="00000168">
      <w:pPr>
        <w:pageBreakBefore w:val="0"/>
        <w:rPr>
          <w:sz w:val="20"/>
          <w:szCs w:val="20"/>
        </w:rPr>
      </w:pPr>
      <w:hyperlink r:id="rId14">
        <w:r w:rsidDel="00000000" w:rsidR="00000000" w:rsidRPr="00000000">
          <w:rPr>
            <w:color w:val="1155cc"/>
            <w:sz w:val="20"/>
            <w:szCs w:val="20"/>
            <w:u w:val="single"/>
            <w:rtl w:val="0"/>
          </w:rPr>
          <w:t xml:space="preserve">https://www.youtube.com/watch?v=R0FOq6U-jEo</w:t>
        </w:r>
      </w:hyperlink>
      <w:r w:rsidDel="00000000" w:rsidR="00000000" w:rsidRPr="00000000">
        <w:rPr>
          <w:rtl w:val="0"/>
        </w:rPr>
      </w:r>
    </w:p>
    <w:p w:rsidR="00000000" w:rsidDel="00000000" w:rsidP="00000000" w:rsidRDefault="00000000" w:rsidRPr="00000000" w14:paraId="00000169">
      <w:pPr>
        <w:pageBreakBefore w:val="0"/>
        <w:rPr>
          <w:sz w:val="20"/>
          <w:szCs w:val="20"/>
        </w:rPr>
      </w:pPr>
      <w:r w:rsidDel="00000000" w:rsidR="00000000" w:rsidRPr="00000000">
        <w:rPr>
          <w:rtl w:val="0"/>
        </w:rPr>
      </w:r>
    </w:p>
    <w:p w:rsidR="00000000" w:rsidDel="00000000" w:rsidP="00000000" w:rsidRDefault="00000000" w:rsidRPr="00000000" w14:paraId="0000016A">
      <w:pPr>
        <w:pageBreakBefore w:val="0"/>
        <w:rPr>
          <w:sz w:val="20"/>
          <w:szCs w:val="20"/>
        </w:rPr>
      </w:pPr>
      <w:r w:rsidDel="00000000" w:rsidR="00000000" w:rsidRPr="00000000">
        <w:rPr>
          <w:rtl w:val="0"/>
        </w:rPr>
      </w:r>
    </w:p>
    <w:p w:rsidR="00000000" w:rsidDel="00000000" w:rsidP="00000000" w:rsidRDefault="00000000" w:rsidRPr="00000000" w14:paraId="0000016B">
      <w:pPr>
        <w:pStyle w:val="Heading4"/>
        <w:keepNext w:val="0"/>
        <w:keepLines w:val="0"/>
        <w:pageBreakBefore w:val="0"/>
        <w:spacing w:after="0" w:before="0" w:lineRule="auto"/>
        <w:rPr>
          <w:b w:val="1"/>
          <w:sz w:val="18"/>
          <w:szCs w:val="18"/>
        </w:rPr>
      </w:pPr>
      <w:bookmarkStart w:colFirst="0" w:colLast="0" w:name="_kqodmbvsrqyt" w:id="174"/>
      <w:bookmarkEnd w:id="174"/>
      <w:r w:rsidDel="00000000" w:rsidR="00000000" w:rsidRPr="00000000">
        <w:rPr>
          <w:b w:val="1"/>
          <w:color w:val="ff0000"/>
          <w:rtl w:val="0"/>
        </w:rPr>
        <w:t xml:space="preserve">Media Info</w:t>
      </w:r>
      <w:r w:rsidDel="00000000" w:rsidR="00000000" w:rsidRPr="00000000">
        <w:rPr>
          <w:b w:val="1"/>
          <w:color w:val="000000"/>
          <w:sz w:val="20"/>
          <w:szCs w:val="20"/>
          <w:rtl w:val="0"/>
        </w:rPr>
        <w:br w:type="textWrapping"/>
      </w:r>
      <w:r w:rsidDel="00000000" w:rsidR="00000000" w:rsidRPr="00000000">
        <w:rPr>
          <w:sz w:val="18"/>
          <w:szCs w:val="18"/>
          <w:rtl w:val="0"/>
        </w:rPr>
        <w:t xml:space="preserve">Up to 500 characters of text</w:t>
      </w:r>
      <w:r w:rsidDel="00000000" w:rsidR="00000000" w:rsidRPr="00000000">
        <w:rPr>
          <w:rtl w:val="0"/>
        </w:rPr>
      </w:r>
    </w:p>
    <w:p w:rsidR="00000000" w:rsidDel="00000000" w:rsidP="00000000" w:rsidRDefault="00000000" w:rsidRPr="00000000" w14:paraId="0000016C">
      <w:pPr>
        <w:pStyle w:val="Heading6"/>
        <w:pageBreakBefore w:val="0"/>
        <w:spacing w:after="0" w:before="0" w:lineRule="auto"/>
        <w:rPr>
          <w:color w:val="000000"/>
          <w:sz w:val="20"/>
          <w:szCs w:val="20"/>
        </w:rPr>
      </w:pPr>
      <w:bookmarkStart w:colFirst="0" w:colLast="0" w:name="_xkc3a0h4bh3" w:id="175"/>
      <w:bookmarkEnd w:id="175"/>
      <w:r w:rsidDel="00000000" w:rsidR="00000000" w:rsidRPr="00000000">
        <w:rPr>
          <w:color w:val="000000"/>
          <w:sz w:val="20"/>
          <w:szCs w:val="20"/>
          <w:rtl w:val="0"/>
        </w:rPr>
        <w:t xml:space="preserve">You may use this space to describe or explain the images you are submitting if they require additional notes. </w:t>
      </w:r>
    </w:p>
    <w:p w:rsidR="00000000" w:rsidDel="00000000" w:rsidP="00000000" w:rsidRDefault="00000000" w:rsidRPr="00000000" w14:paraId="0000016D">
      <w:pPr>
        <w:pageBreakBefore w:val="0"/>
        <w:rPr>
          <w:sz w:val="20"/>
          <w:szCs w:val="20"/>
        </w:rPr>
      </w:pPr>
      <w:r w:rsidDel="00000000" w:rsidR="00000000" w:rsidRPr="00000000">
        <w:rPr>
          <w:rtl w:val="0"/>
        </w:rPr>
      </w:r>
    </w:p>
    <w:p w:rsidR="00000000" w:rsidDel="00000000" w:rsidP="00000000" w:rsidRDefault="00000000" w:rsidRPr="00000000" w14:paraId="0000016E">
      <w:pPr>
        <w:pStyle w:val="Heading4"/>
        <w:keepNext w:val="0"/>
        <w:keepLines w:val="0"/>
        <w:pageBreakBefore w:val="0"/>
        <w:spacing w:after="0" w:before="0" w:lineRule="auto"/>
        <w:rPr>
          <w:b w:val="1"/>
          <w:color w:val="000000"/>
          <w:sz w:val="20"/>
          <w:szCs w:val="20"/>
        </w:rPr>
      </w:pPr>
      <w:bookmarkStart w:colFirst="0" w:colLast="0" w:name="_byu3omfwkqh" w:id="176"/>
      <w:bookmarkEnd w:id="176"/>
      <w:r w:rsidDel="00000000" w:rsidR="00000000" w:rsidRPr="00000000">
        <w:rPr>
          <w:rtl w:val="0"/>
        </w:rPr>
      </w:r>
    </w:p>
    <w:p w:rsidR="00000000" w:rsidDel="00000000" w:rsidP="00000000" w:rsidRDefault="00000000" w:rsidRPr="00000000" w14:paraId="0000016F">
      <w:pPr>
        <w:pStyle w:val="Heading4"/>
        <w:keepNext w:val="0"/>
        <w:keepLines w:val="0"/>
        <w:pageBreakBefore w:val="0"/>
        <w:spacing w:after="0" w:before="0" w:lineRule="auto"/>
        <w:rPr>
          <w:sz w:val="20"/>
          <w:szCs w:val="20"/>
        </w:rPr>
      </w:pPr>
      <w:bookmarkStart w:colFirst="0" w:colLast="0" w:name="_b3f9kqkynq5" w:id="177"/>
      <w:bookmarkEnd w:id="177"/>
      <w:r w:rsidDel="00000000" w:rsidR="00000000" w:rsidRPr="00000000">
        <w:rPr>
          <w:b w:val="1"/>
          <w:color w:val="000000"/>
          <w:sz w:val="28"/>
          <w:szCs w:val="28"/>
          <w:rtl w:val="0"/>
        </w:rPr>
        <w:t xml:space="preserve">Is there anything else you think we should know?</w:t>
      </w:r>
      <w:r w:rsidDel="00000000" w:rsidR="00000000" w:rsidRPr="00000000">
        <w:rPr>
          <w:b w:val="1"/>
          <w:color w:val="000000"/>
          <w:sz w:val="20"/>
          <w:szCs w:val="20"/>
          <w:rtl w:val="0"/>
        </w:rPr>
        <w:br w:type="textWrapping"/>
      </w:r>
      <w:r w:rsidDel="00000000" w:rsidR="00000000" w:rsidRPr="00000000">
        <w:rPr>
          <w:sz w:val="20"/>
          <w:szCs w:val="20"/>
          <w:rtl w:val="0"/>
        </w:rPr>
        <w:t xml:space="preserve">Up to 500 characters of text</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sz w:val="20"/>
          <w:szCs w:val="20"/>
        </w:rPr>
      </w:pPr>
      <w:r w:rsidDel="00000000" w:rsidR="00000000" w:rsidRPr="00000000">
        <w:rPr>
          <w:rtl w:val="0"/>
        </w:rPr>
      </w:r>
    </w:p>
    <w:p w:rsidR="00000000" w:rsidDel="00000000" w:rsidP="00000000" w:rsidRDefault="00000000" w:rsidRPr="00000000" w14:paraId="00000172">
      <w:pPr>
        <w:pageBreakBefore w:val="0"/>
        <w:rPr>
          <w:sz w:val="20"/>
          <w:szCs w:val="20"/>
        </w:rPr>
      </w:pPr>
      <w:r w:rsidDel="00000000" w:rsidR="00000000" w:rsidRPr="00000000">
        <w:rPr>
          <w:sz w:val="20"/>
          <w:szCs w:val="20"/>
          <w:rtl w:val="0"/>
        </w:rPr>
        <w:t xml:space="preserve">Some installation artists may not be able to attend the build week or festival, but have a strong concept and desire to contribute to the labyrinth. For this reason there is a need for crew members who are also “installation coordinators”. They will communicate directly with the installation artists before the event and oversee the installation of multiple works on site.</w:t>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sz w:val="20"/>
          <w:szCs w:val="20"/>
        </w:rPr>
      </w:pPr>
      <w:r w:rsidDel="00000000" w:rsidR="00000000" w:rsidRPr="00000000">
        <w:rPr>
          <w:rtl w:val="0"/>
        </w:rPr>
      </w:r>
    </w:p>
    <w:p w:rsidR="00000000" w:rsidDel="00000000" w:rsidP="00000000" w:rsidRDefault="00000000" w:rsidRPr="00000000" w14:paraId="00000175">
      <w:pPr>
        <w:pageBreakBefore w:val="0"/>
        <w:rPr>
          <w:sz w:val="20"/>
          <w:szCs w:val="20"/>
        </w:rPr>
      </w:pPr>
      <w:r w:rsidDel="00000000" w:rsidR="00000000" w:rsidRPr="00000000">
        <w:rPr>
          <w:rtl w:val="0"/>
        </w:rPr>
      </w:r>
    </w:p>
    <w:p w:rsidR="00000000" w:rsidDel="00000000" w:rsidP="00000000" w:rsidRDefault="00000000" w:rsidRPr="00000000" w14:paraId="00000176">
      <w:pPr>
        <w:pageBreakBefore w:val="0"/>
        <w:rPr>
          <w:sz w:val="20"/>
          <w:szCs w:val="20"/>
        </w:rPr>
      </w:pPr>
      <w:r w:rsidDel="00000000" w:rsidR="00000000" w:rsidRPr="00000000">
        <w:rPr>
          <w:rtl w:val="0"/>
        </w:rPr>
      </w:r>
    </w:p>
    <w:p w:rsidR="00000000" w:rsidDel="00000000" w:rsidP="00000000" w:rsidRDefault="00000000" w:rsidRPr="00000000" w14:paraId="00000177">
      <w:pPr>
        <w:pageBreakBefore w:val="0"/>
        <w:rPr>
          <w:sz w:val="16"/>
          <w:szCs w:val="16"/>
        </w:rPr>
      </w:pPr>
      <w:r w:rsidDel="00000000" w:rsidR="00000000" w:rsidRPr="00000000">
        <w:rPr>
          <w:rtl w:val="0"/>
        </w:rPr>
      </w:r>
    </w:p>
    <w:p w:rsidR="00000000" w:rsidDel="00000000" w:rsidP="00000000" w:rsidRDefault="00000000" w:rsidRPr="00000000" w14:paraId="00000178">
      <w:pPr>
        <w:pStyle w:val="Heading4"/>
        <w:keepNext w:val="0"/>
        <w:keepLines w:val="0"/>
        <w:pageBreakBefore w:val="0"/>
        <w:spacing w:after="0" w:before="0" w:lineRule="auto"/>
        <w:jc w:val="center"/>
        <w:rPr>
          <w:color w:val="000000"/>
          <w:sz w:val="16"/>
          <w:szCs w:val="16"/>
        </w:rPr>
      </w:pPr>
      <w:bookmarkStart w:colFirst="0" w:colLast="0" w:name="_8ngqhprs6vrf" w:id="178"/>
      <w:bookmarkEnd w:id="178"/>
      <w:r w:rsidDel="00000000" w:rsidR="00000000" w:rsidRPr="00000000">
        <w:rPr>
          <w:b w:val="1"/>
          <w:color w:val="000000"/>
          <w:sz w:val="16"/>
          <w:szCs w:val="16"/>
          <w:rtl w:val="0"/>
        </w:rPr>
        <w:t xml:space="preserve">Physical Maquette Submission</w:t>
      </w:r>
      <w:r w:rsidDel="00000000" w:rsidR="00000000" w:rsidRPr="00000000">
        <w:rPr>
          <w:rtl w:val="0"/>
        </w:rPr>
      </w:r>
    </w:p>
    <w:p w:rsidR="00000000" w:rsidDel="00000000" w:rsidP="00000000" w:rsidRDefault="00000000" w:rsidRPr="00000000" w14:paraId="00000179">
      <w:pPr>
        <w:pStyle w:val="Heading4"/>
        <w:pageBreakBefore w:val="0"/>
        <w:spacing w:after="0" w:before="0" w:lineRule="auto"/>
        <w:rPr>
          <w:color w:val="000000"/>
          <w:sz w:val="16"/>
          <w:szCs w:val="16"/>
        </w:rPr>
      </w:pPr>
      <w:bookmarkStart w:colFirst="0" w:colLast="0" w:name="_almvdwipa9yr" w:id="179"/>
      <w:bookmarkEnd w:id="179"/>
      <w:r w:rsidDel="00000000" w:rsidR="00000000" w:rsidRPr="00000000">
        <w:rPr>
          <w:rtl w:val="0"/>
        </w:rPr>
      </w:r>
    </w:p>
    <w:p w:rsidR="00000000" w:rsidDel="00000000" w:rsidP="00000000" w:rsidRDefault="00000000" w:rsidRPr="00000000" w14:paraId="0000017A">
      <w:pPr>
        <w:pStyle w:val="Heading4"/>
        <w:pageBreakBefore w:val="0"/>
        <w:spacing w:after="0" w:before="0" w:lineRule="auto"/>
        <w:rPr>
          <w:b w:val="1"/>
          <w:color w:val="000000"/>
          <w:sz w:val="16"/>
          <w:szCs w:val="16"/>
        </w:rPr>
      </w:pPr>
      <w:bookmarkStart w:colFirst="0" w:colLast="0" w:name="_m3b61j179ldv" w:id="180"/>
      <w:bookmarkEnd w:id="180"/>
      <w:r w:rsidDel="00000000" w:rsidR="00000000" w:rsidRPr="00000000">
        <w:rPr>
          <w:b w:val="1"/>
          <w:color w:val="000000"/>
          <w:sz w:val="16"/>
          <w:szCs w:val="16"/>
          <w:rtl w:val="0"/>
        </w:rPr>
        <w:t xml:space="preserve">Will you be submitting a maquette or small model of your proposed artwork?*</w:t>
      </w:r>
    </w:p>
    <w:p w:rsidR="00000000" w:rsidDel="00000000" w:rsidP="00000000" w:rsidRDefault="00000000" w:rsidRPr="00000000" w14:paraId="0000017B">
      <w:pPr>
        <w:pStyle w:val="Heading6"/>
        <w:pageBreakBefore w:val="0"/>
        <w:numPr>
          <w:ilvl w:val="0"/>
          <w:numId w:val="8"/>
        </w:numPr>
        <w:spacing w:after="0" w:before="0" w:lineRule="auto"/>
        <w:ind w:left="720" w:hanging="360"/>
        <w:rPr>
          <w:color w:val="434343"/>
          <w:sz w:val="16"/>
          <w:szCs w:val="16"/>
        </w:rPr>
      </w:pPr>
      <w:bookmarkStart w:colFirst="0" w:colLast="0" w:name="_me1qv9hjll56" w:id="181"/>
      <w:bookmarkEnd w:id="181"/>
      <w:r w:rsidDel="00000000" w:rsidR="00000000" w:rsidRPr="00000000">
        <w:rPr>
          <w:i w:val="0"/>
          <w:color w:val="434343"/>
          <w:sz w:val="16"/>
          <w:szCs w:val="16"/>
          <w:rtl w:val="0"/>
        </w:rPr>
        <w:t xml:space="preserve">Yes</w:t>
      </w:r>
      <w:r w:rsidDel="00000000" w:rsidR="00000000" w:rsidRPr="00000000">
        <w:rPr>
          <w:rtl w:val="0"/>
        </w:rPr>
      </w:r>
    </w:p>
    <w:p w:rsidR="00000000" w:rsidDel="00000000" w:rsidP="00000000" w:rsidRDefault="00000000" w:rsidRPr="00000000" w14:paraId="0000017C">
      <w:pPr>
        <w:pStyle w:val="Heading6"/>
        <w:pageBreakBefore w:val="0"/>
        <w:numPr>
          <w:ilvl w:val="0"/>
          <w:numId w:val="8"/>
        </w:numPr>
        <w:spacing w:after="0" w:before="0" w:lineRule="auto"/>
        <w:ind w:left="720" w:hanging="360"/>
        <w:rPr>
          <w:color w:val="6aa84f"/>
          <w:sz w:val="16"/>
          <w:szCs w:val="16"/>
        </w:rPr>
      </w:pPr>
      <w:bookmarkStart w:colFirst="0" w:colLast="0" w:name="_lourm6j5pa5r" w:id="182"/>
      <w:bookmarkEnd w:id="182"/>
      <w:r w:rsidDel="00000000" w:rsidR="00000000" w:rsidRPr="00000000">
        <w:rPr>
          <w:i w:val="0"/>
          <w:color w:val="6aa84f"/>
          <w:sz w:val="16"/>
          <w:szCs w:val="16"/>
          <w:rtl w:val="0"/>
        </w:rPr>
        <w:t xml:space="preserve">No</w:t>
      </w:r>
    </w:p>
    <w:p w:rsidR="00000000" w:rsidDel="00000000" w:rsidP="00000000" w:rsidRDefault="00000000" w:rsidRPr="00000000" w14:paraId="0000017D">
      <w:pPr>
        <w:pageBreakBefore w:val="0"/>
        <w:rPr>
          <w:sz w:val="16"/>
          <w:szCs w:val="16"/>
        </w:rPr>
      </w:pPr>
      <w:r w:rsidDel="00000000" w:rsidR="00000000" w:rsidRPr="00000000">
        <w:rPr>
          <w:rtl w:val="0"/>
        </w:rPr>
      </w:r>
    </w:p>
    <w:p w:rsidR="00000000" w:rsidDel="00000000" w:rsidP="00000000" w:rsidRDefault="00000000" w:rsidRPr="00000000" w14:paraId="0000017E">
      <w:pPr>
        <w:pStyle w:val="Heading2"/>
        <w:pageBreakBefore w:val="0"/>
        <w:spacing w:after="0" w:before="0" w:lineRule="auto"/>
        <w:jc w:val="center"/>
        <w:rPr>
          <w:b w:val="1"/>
          <w:sz w:val="16"/>
          <w:szCs w:val="16"/>
        </w:rPr>
      </w:pPr>
      <w:bookmarkStart w:colFirst="0" w:colLast="0" w:name="_jnkz0spukqau" w:id="183"/>
      <w:bookmarkEnd w:id="183"/>
      <w:r w:rsidDel="00000000" w:rsidR="00000000" w:rsidRPr="00000000">
        <w:rPr>
          <w:b w:val="1"/>
          <w:sz w:val="16"/>
          <w:szCs w:val="16"/>
          <w:rtl w:val="0"/>
        </w:rPr>
        <w:t xml:space="preserve">Save and Continue</w:t>
      </w:r>
    </w:p>
    <w:p w:rsidR="00000000" w:rsidDel="00000000" w:rsidP="00000000" w:rsidRDefault="00000000" w:rsidRPr="00000000" w14:paraId="0000017F">
      <w:pPr>
        <w:pStyle w:val="Heading3"/>
        <w:pageBreakBefore w:val="0"/>
        <w:spacing w:after="0" w:before="0" w:lineRule="auto"/>
        <w:rPr>
          <w:color w:val="000000"/>
          <w:sz w:val="16"/>
          <w:szCs w:val="16"/>
        </w:rPr>
      </w:pPr>
      <w:bookmarkStart w:colFirst="0" w:colLast="0" w:name="_xu758v4fcmtj" w:id="184"/>
      <w:bookmarkEnd w:id="184"/>
      <w:r w:rsidDel="00000000" w:rsidR="00000000" w:rsidRPr="00000000">
        <w:rPr>
          <w:rtl w:val="0"/>
        </w:rPr>
      </w:r>
    </w:p>
    <w:p w:rsidR="00000000" w:rsidDel="00000000" w:rsidP="00000000" w:rsidRDefault="00000000" w:rsidRPr="00000000" w14:paraId="00000180">
      <w:pPr>
        <w:pStyle w:val="Heading3"/>
        <w:pageBreakBefore w:val="0"/>
        <w:spacing w:after="0" w:before="0" w:lineRule="auto"/>
        <w:rPr>
          <w:b w:val="1"/>
          <w:color w:val="000000"/>
          <w:sz w:val="16"/>
          <w:szCs w:val="16"/>
        </w:rPr>
      </w:pPr>
      <w:bookmarkStart w:colFirst="0" w:colLast="0" w:name="_eshn5b76qugi" w:id="185"/>
      <w:bookmarkEnd w:id="185"/>
      <w:r w:rsidDel="00000000" w:rsidR="00000000" w:rsidRPr="00000000">
        <w:rPr>
          <w:b w:val="1"/>
          <w:color w:val="000000"/>
          <w:sz w:val="16"/>
          <w:szCs w:val="16"/>
          <w:rtl w:val="0"/>
        </w:rPr>
        <w:t xml:space="preserve">Your application will be submitted when you click on the SUBMIT button below.</w:t>
      </w:r>
    </w:p>
    <w:p w:rsidR="00000000" w:rsidDel="00000000" w:rsidP="00000000" w:rsidRDefault="00000000" w:rsidRPr="00000000" w14:paraId="00000181">
      <w:pPr>
        <w:pStyle w:val="Heading3"/>
        <w:pageBreakBefore w:val="0"/>
        <w:spacing w:after="0" w:before="0" w:lineRule="auto"/>
        <w:rPr>
          <w:color w:val="000000"/>
          <w:sz w:val="16"/>
          <w:szCs w:val="16"/>
        </w:rPr>
      </w:pPr>
      <w:bookmarkStart w:colFirst="0" w:colLast="0" w:name="_xu758v4fcmtj" w:id="184"/>
      <w:bookmarkEnd w:id="184"/>
      <w:r w:rsidDel="00000000" w:rsidR="00000000" w:rsidRPr="00000000">
        <w:rPr>
          <w:rtl w:val="0"/>
        </w:rPr>
      </w:r>
    </w:p>
    <w:p w:rsidR="00000000" w:rsidDel="00000000" w:rsidP="00000000" w:rsidRDefault="00000000" w:rsidRPr="00000000" w14:paraId="00000182">
      <w:pPr>
        <w:pStyle w:val="Heading3"/>
        <w:pageBreakBefore w:val="0"/>
        <w:spacing w:after="0" w:before="0" w:lineRule="auto"/>
        <w:rPr>
          <w:b w:val="1"/>
          <w:color w:val="000000"/>
          <w:sz w:val="16"/>
          <w:szCs w:val="16"/>
        </w:rPr>
      </w:pPr>
      <w:bookmarkStart w:colFirst="0" w:colLast="0" w:name="_foi918d00ffx" w:id="186"/>
      <w:bookmarkEnd w:id="186"/>
      <w:r w:rsidDel="00000000" w:rsidR="00000000" w:rsidRPr="00000000">
        <w:rPr>
          <w:color w:val="000000"/>
          <w:sz w:val="16"/>
          <w:szCs w:val="16"/>
          <w:rtl w:val="0"/>
        </w:rPr>
        <w:t xml:space="preserve">If you do not want to submit your application at this time, you can save your work and return at another time to finish it. To do so, </w:t>
      </w:r>
      <w:r w:rsidDel="00000000" w:rsidR="00000000" w:rsidRPr="00000000">
        <w:rPr>
          <w:b w:val="1"/>
          <w:color w:val="000000"/>
          <w:sz w:val="16"/>
          <w:szCs w:val="16"/>
          <w:rtl w:val="0"/>
        </w:rPr>
        <w:t xml:space="preserve">click on the Save and Continue bar at the top of this page.</w:t>
      </w:r>
    </w:p>
    <w:p w:rsidR="00000000" w:rsidDel="00000000" w:rsidP="00000000" w:rsidRDefault="00000000" w:rsidRPr="00000000" w14:paraId="00000183">
      <w:pPr>
        <w:pStyle w:val="Heading3"/>
        <w:pageBreakBefore w:val="0"/>
        <w:spacing w:after="0" w:before="0" w:lineRule="auto"/>
        <w:rPr>
          <w:color w:val="000000"/>
          <w:sz w:val="16"/>
          <w:szCs w:val="16"/>
        </w:rPr>
      </w:pPr>
      <w:bookmarkStart w:colFirst="0" w:colLast="0" w:name="_xu758v4fcmtj" w:id="184"/>
      <w:bookmarkEnd w:id="184"/>
      <w:r w:rsidDel="00000000" w:rsidR="00000000" w:rsidRPr="00000000">
        <w:rPr>
          <w:rtl w:val="0"/>
        </w:rPr>
      </w:r>
    </w:p>
    <w:p w:rsidR="00000000" w:rsidDel="00000000" w:rsidP="00000000" w:rsidRDefault="00000000" w:rsidRPr="00000000" w14:paraId="00000184">
      <w:pPr>
        <w:pStyle w:val="Heading3"/>
        <w:pageBreakBefore w:val="0"/>
        <w:spacing w:after="0" w:before="0" w:lineRule="auto"/>
        <w:rPr>
          <w:color w:val="000000"/>
          <w:sz w:val="16"/>
          <w:szCs w:val="16"/>
        </w:rPr>
      </w:pPr>
      <w:bookmarkStart w:colFirst="0" w:colLast="0" w:name="_x5dzmxc9dy3m" w:id="187"/>
      <w:bookmarkEnd w:id="187"/>
      <w:r w:rsidDel="00000000" w:rsidR="00000000" w:rsidRPr="00000000">
        <w:rPr>
          <w:color w:val="000000"/>
          <w:sz w:val="16"/>
          <w:szCs w:val="16"/>
          <w:rtl w:val="0"/>
        </w:rPr>
        <w:t xml:space="preserve">Your work will be saved, and an email will be sent to you with a link.</w:t>
      </w:r>
    </w:p>
    <w:p w:rsidR="00000000" w:rsidDel="00000000" w:rsidP="00000000" w:rsidRDefault="00000000" w:rsidRPr="00000000" w14:paraId="00000185">
      <w:pPr>
        <w:pStyle w:val="Heading3"/>
        <w:pageBreakBefore w:val="0"/>
        <w:spacing w:after="0" w:before="0" w:lineRule="auto"/>
        <w:rPr>
          <w:color w:val="000000"/>
          <w:sz w:val="16"/>
          <w:szCs w:val="16"/>
        </w:rPr>
      </w:pPr>
      <w:bookmarkStart w:colFirst="0" w:colLast="0" w:name="_xu758v4fcmtj" w:id="184"/>
      <w:bookmarkEnd w:id="184"/>
      <w:r w:rsidDel="00000000" w:rsidR="00000000" w:rsidRPr="00000000">
        <w:rPr>
          <w:color w:val="000000"/>
          <w:sz w:val="16"/>
          <w:szCs w:val="16"/>
          <w:rtl w:val="0"/>
        </w:rPr>
        <w:t xml:space="preserve">    •    From: Burning Man Arts</w:t>
      </w:r>
    </w:p>
    <w:p w:rsidR="00000000" w:rsidDel="00000000" w:rsidP="00000000" w:rsidRDefault="00000000" w:rsidRPr="00000000" w14:paraId="00000186">
      <w:pPr>
        <w:pStyle w:val="Heading3"/>
        <w:pageBreakBefore w:val="0"/>
        <w:spacing w:after="0" w:before="0" w:lineRule="auto"/>
        <w:rPr>
          <w:b w:val="1"/>
          <w:color w:val="000000"/>
          <w:sz w:val="16"/>
          <w:szCs w:val="16"/>
        </w:rPr>
      </w:pPr>
      <w:bookmarkStart w:colFirst="0" w:colLast="0" w:name="_xu758v4fcmtj" w:id="184"/>
      <w:bookmarkEnd w:id="184"/>
      <w:r w:rsidDel="00000000" w:rsidR="00000000" w:rsidRPr="00000000">
        <w:rPr>
          <w:color w:val="000000"/>
          <w:sz w:val="16"/>
          <w:szCs w:val="16"/>
          <w:rtl w:val="0"/>
        </w:rPr>
        <w:t xml:space="preserve">    •    Subject: Save and Continue Link for BRC Honoraria Proposal</w:t>
      </w: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ge Sarno" w:id="32" w:date="2020-01-20T21:04:29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definitely read this and use their language. Talk about the fact that it is going home on the Boston container. Mention having and LNT lead and doing raking and metal sweeps with crews in both a grid and a spiral to ensure full coverage. Check out the Windchest proposal if you want to see more what we did.</w:t>
      </w:r>
    </w:p>
  </w:comment>
  <w:comment w:author="Ange Sarno" w:id="29" w:date="2020-01-20T21:02:12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good, but make sure to describe the current plan of attack. you don't want to seem like the design is "fly by the seat of our pants"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your structures are SMALL, so mention that. BM has a page on this" https://burningman.org/event/art-performance/playa-art/building-safe-structures/</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through it and use their language for describing the engineering per your size category (i will submit plans, calcs etc)</w:t>
      </w:r>
    </w:p>
  </w:comment>
  <w:comment w:author="Ange Sarno" w:id="39" w:date="2020-01-20T21:22:12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crowdfunding, events? Make sure you mention having a fundraising lead (and definitely get one!)</w:t>
      </w:r>
    </w:p>
  </w:comment>
  <w:comment w:author="Ange Sarno" w:id="38" w:date="2020-01-20T21:21:26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remember to stay under 10k. If you are doing multiple tiers, make sure it is clear the differences in each tier (what is BM getting for more money? is it worth it? is that scale still manageable?</w:t>
      </w:r>
    </w:p>
  </w:comment>
  <w:comment w:author="Carl G" w:id="34" w:date="2020-01-22T18:06:58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I'm done editing the lighting plan. Off to lunch.</w:t>
      </w:r>
    </w:p>
  </w:comment>
  <w:comment w:author="Ange Sarno" w:id="18" w:date="2020-01-20T20:59:21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talk more specifically. "The frames of the cylinders are designed to resist sheer and overturning forces due to extreme wind conditions on playa" or "the tracks, parts, and bearings for the cylinders are designed and chosen such that they are resistant to failure due to contact with playa dust" or "the footings of the frames will be bolted to the playa to ensure the structures are not able to be toppled"</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can a person think your structures are climbable? If you think a person could mistakenly climb them, you need to describe how you plan to design for the weight or discourage the behavior. if you think a person wouldn't climb it, tell them why (for example, I argued that Windchest is a 2' pyramid shape which creates no handholds or places for a person to climb or access easily)</w:t>
      </w:r>
    </w:p>
  </w:comment>
  <w:comment w:author="Ange Sarno" w:id="19" w:date="2020-01-20T20:59:21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talk more specifically. "The frames of the cylinders are designed to resist sheer and overturning forces due to extreme wind conditions on playa" or "the tracks, parts, and bearings for the cylinders are designed and chosen such that they are resistant to failure due to contact with playa dust" or "the footings of the frames will be bolted to the playa to ensure the structures are not able to be toppled"</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can a person think your structures are climbable? If you think a person could mistakenly climb them, you need to describe how you plan to design for the weight or discourage the behavior. if you think a person wouldn't climb it, tell them why (for example, I argued that Windchest is a 2' pyramid shape which creates no handholds or places for a person to climb or access easily)</w:t>
      </w:r>
    </w:p>
  </w:comment>
  <w:comment w:author="Ange Sarno" w:id="43" w:date="2020-01-20T21:27:23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list, I am SUPER excited!</w:t>
      </w:r>
    </w:p>
  </w:comment>
  <w:comment w:author="Ange Sarno" w:id="40" w:date="2020-01-20T21:22:53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Say "Boston" even if it will be in a different neighborhood or city nearby. Boston shows the connection to the community and Black Rock East</w:t>
      </w:r>
    </w:p>
  </w:comment>
  <w:comment w:author="David Levy" w:id="15" w:date="2020-01-21T19:49:19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good comparison but maybe don't lead with it.  You want to lead with what your philosophy is not what isn't.</w:t>
      </w:r>
    </w:p>
  </w:comment>
  <w:comment w:author="Jason Turgeon" w:id="33" w:date="2020-01-22T03:01:39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it were me, I would buy some big tarps or ground sheets and have them under the entire art work and extending out on the sides to make LNT easier at the end of the event. I made some suggested deletions to make room for this if you want to add it in.</w:t>
      </w:r>
    </w:p>
  </w:comment>
  <w:comment w:author="Jason Turgeon" w:id="0" w:date="2020-01-22T02:25:22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Grammar! Suggested edit: "I began “Nostalgia Purgatory” in June 2018 while making collaborative immersive theater and narrative-evoking environments. I create interactive spaces for audiences to explore fiction, history, and surrealist scenes in full sensory settings. Themes of “choose your own adventure” are present in my work, rewarding participants for their curiosity and inviting people to dig deep in the setting presented to them in order to discover an embedded story or sensory affect.</w:t>
      </w:r>
    </w:p>
  </w:comment>
  <w:comment w:author="David Levy" w:id="4" w:date="2020-01-22T17:55:06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philosophy is not about the artwork it's about the world.  Start with a statement about the universe.  Then explain how your piece embodies or communicates that statement.</w:t>
      </w:r>
    </w:p>
  </w:comment>
  <w:comment w:author="David Levy" w:id="8" w:date="2020-01-22T17:55:06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philosophy is not about the artwork it's about the world.  Start with a statement about the universe.  Then explain how your piece embodies or communicates that statement.</w:t>
      </w:r>
    </w:p>
  </w:comment>
  <w:comment w:author="Jason Turgeon" w:id="41" w:date="2020-01-22T03:09:48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really don't know if they will give you this many. Could you do this with 12 people for the week from setup to LNT?</w:t>
      </w:r>
    </w:p>
  </w:comment>
  <w:comment w:author="Jason Turgeon" w:id="1" w:date="2020-01-22T02:28:17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I made suggested edits above for grammar and readability, it's worth pointing out that this isn't really a bio. It's an artist's statement. You might want something more along the lines of "I started going to Burning Man while I was still an art student at RISD. I've now been XX times and have helped on several honoraria projects including 2015's Blunderwood Portable. Since graduating in 2017, I have been working on immersive theater environments in Boston and New Orleans."</w:t>
      </w:r>
    </w:p>
  </w:comment>
  <w:comment w:author="David Levy" w:id="13" w:date="2020-01-22T18:26:5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line can be cut entirely.  And that would bring you down bellow the character limit.</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whole section is good now.  Ship it.</w:t>
      </w:r>
    </w:p>
  </w:comment>
  <w:comment w:author="Jaden Andrea" w:id="5" w:date="2020-01-22T17:52:40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still not sure about how I'm introducing the "philosophy" here, but I haven't come up with an improvement</w:t>
      </w:r>
    </w:p>
  </w:comment>
  <w:comment w:author="David Levy" w:id="6" w:date="2020-01-22T17:58:28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a big improvement.  But see my comment bellow about how to start.</w:t>
      </w:r>
    </w:p>
  </w:comment>
  <w:comment w:author="Jaden Andrea" w:id="7" w:date="2020-01-22T18:01:07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think a "switcheroo" would do it? like talking about "sensory manipulation has..." first, followed by "pathways..."?</w:t>
      </w:r>
    </w:p>
  </w:comment>
  <w:comment w:author="Jaden Andrea" w:id="9" w:date="2020-01-22T17:52:40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still not sure about how I'm introducing the "philosophy" here, but I haven't come up with an improvement</w:t>
      </w:r>
    </w:p>
  </w:comment>
  <w:comment w:author="David Levy" w:id="10" w:date="2020-01-22T17:58:28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a big improvement.  But see my comment bellow about how to start.</w:t>
      </w:r>
    </w:p>
  </w:comment>
  <w:comment w:author="Jaden Andrea" w:id="11" w:date="2020-01-22T18:01:07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think a "switcheroo" would do it? like talking about "sensory manipulation has..." first, followed by "pathways..."?</w:t>
      </w:r>
    </w:p>
  </w:comment>
  <w:comment w:author="Ange Sarno" w:id="36" w:date="2020-01-20T21:10:42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try and be clearer that some cylinders are using sound as part of the pieces (explain that the speakers would be small and minimal watt draw) so they understand more specifically the nature of the sound</w:t>
      </w:r>
    </w:p>
  </w:comment>
  <w:comment w:author="Jason Turgeon" w:id="37" w:date="2020-01-22T03:05:37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this section needs to be a little clearer.</w:t>
      </w:r>
    </w:p>
  </w:comment>
  <w:comment w:author="Ange Sarno" w:id="3" w:date="2020-01-20T20:51:43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that this is here</w:t>
      </w:r>
    </w:p>
  </w:comment>
  <w:comment w:author="Jason Turgeon" w:id="12" w:date="2020-01-22T02:48:32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sort of get what you are after, but is this the best way to say it? These first 2 sentences should be a very succinct answer to the questions above.</w:t>
      </w:r>
    </w:p>
  </w:comment>
  <w:comment w:author="Jason Turgeon" w:id="14" w:date="2020-01-22T02:48:32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sort of get what you are after, but is this the best way to say it? These first 2 sentences should be a very succinct answer to the questions above.</w:t>
      </w:r>
    </w:p>
  </w:comment>
  <w:comment w:author="Jason Turgeon" w:id="16" w:date="2020-01-22T02:34:15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w:t>
      </w:r>
    </w:p>
  </w:comment>
  <w:comment w:author="Blake Courter" w:id="17" w:date="2020-01-22T03:55:22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comment>
  <w:comment w:author="Blake Courter" w:id="20" w:date="2020-01-22T03:58:21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this point I'm wondering if they have a ceiling and whether they will be ovens during the day.</w:t>
      </w:r>
    </w:p>
  </w:comment>
  <w:comment w:author="Jason Turgeon" w:id="21" w:date="2020-01-22T04:04:13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so what if they are? I made my art all black, you could fry an egg on the spacebar.</w:t>
      </w:r>
    </w:p>
  </w:comment>
  <w:comment w:author="Jaden Andrea" w:id="22" w:date="2020-01-22T07:13:44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will have a ceiling and may heat up but 1/4 of the cylinder is empty of wall. Carl suggested a 10ft tall conduit shade structure over the whole thing, what do you think of that?</w:t>
      </w:r>
    </w:p>
  </w:comment>
  <w:comment w:author="Blake Courter" w:id="23" w:date="2020-01-22T12:51:2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Such plane mirroring the ground could work, especially if you are serious about preserving the cylinder aesthetic.  What do you want the participants to perceive from afar by day and night?  Do you want it to be easy or hard to find?</w:t>
      </w:r>
    </w:p>
  </w:comment>
  <w:comment w:author="Blake Courter" w:id="24" w:date="2020-01-22T12:56:18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confess that I see a bit of a design opportunity here.  One more concept: you could create a series of arches between the centers of the cylinders, then attach spandex to the top, creating a connected network that's a metaphor for the community.  (Or does each cylinder stand strong as an individual?)  I also suspect that ceiling vents could be artful (e.g. plasma cut or formed into louvers) and, with diffuse light above, contribute to the work's illumination by day.</w:t>
      </w:r>
    </w:p>
  </w:comment>
  <w:comment w:author="Blake Courter" w:id="25" w:date="2020-01-22T12:57:02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Apologies if these suggestions are inconsistent with the intentions of the project.  If I'm not getting it, what could you add to the proposal that would have helped provide more context?</w:t>
      </w:r>
    </w:p>
  </w:comment>
  <w:comment w:author="Jaden Andrea" w:id="26" w:date="2020-01-22T16:47:16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your suggestions, ceiling vents would be great. I'm not really concerned about the aesthetic of the piece changing. they are cylinders functionally so that they can revolve. I think I understand you are saying that, for added shade,  specifically for the heat concern,  I could connect arches of spandex or something between the top centers. there's a new sculptural element there that I'm into-similarly with the suggestion of hats. I'm not committed to the aesthetic of it as is and am open to discussing how that can change and improve function</w:t>
      </w:r>
    </w:p>
  </w:comment>
  <w:comment w:author="Jaden Andrea" w:id="27" w:date="2020-01-22T16:47:49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now way over the character limit</w:t>
      </w:r>
    </w:p>
  </w:comment>
  <w:comment w:author="Jason Turgeon" w:id="28" w:date="2020-01-22T17:06:16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made suggested edits and it looks like Carl is making direct edits to get it back down under 1500 characters.</w:t>
      </w:r>
    </w:p>
  </w:comment>
  <w:comment w:author="Blake Courter" w:id="35" w:date="2020-01-22T04:18:12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just say this.</w:t>
      </w:r>
    </w:p>
  </w:comment>
  <w:comment w:author="Blake Courter" w:id="30" w:date="2020-01-22T04:07:55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they need to be packed so closely together?  If you can be free after leaving one, seems like it mitigates panic and crowd issues.</w:t>
      </w:r>
    </w:p>
  </w:comment>
  <w:comment w:author="Jason Turgeon" w:id="31" w:date="2020-01-22T17:09:19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 people should be able to leave any pod and find their way out easily, even if they are fucked up or it's a whiteout.</w:t>
      </w:r>
    </w:p>
  </w:comment>
  <w:comment w:author="Jason Turgeon" w:id="2" w:date="2020-01-22T02:38:58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you don't have space in this section, but somewhere in the document you need to explain that each alcove is given to a different artist who is working independently of the others based on the themes you mention further on. I'll take a stab at it by copying and pasting with edits, you are welcome to take or leave it.</w:t>
      </w:r>
    </w:p>
  </w:comment>
  <w:comment w:author="Seth A" w:id="42" w:date="2020-01-22T19:47:11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list me as architectural support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8">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question is only required if the shape of your artwork is a “Cube.” </w:t>
      </w:r>
    </w:p>
  </w:footnote>
  <w:footnote w:id="1">
    <w:p w:rsidR="00000000" w:rsidDel="00000000" w:rsidP="00000000" w:rsidRDefault="00000000" w:rsidRPr="00000000" w14:paraId="00000189">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question is only required if the shape of your artwork is a “Cube.”</w:t>
      </w:r>
    </w:p>
  </w:footnote>
  <w:footnote w:id="2">
    <w:p w:rsidR="00000000" w:rsidDel="00000000" w:rsidP="00000000" w:rsidRDefault="00000000" w:rsidRPr="00000000" w14:paraId="0000018A">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question is only required if the shape of your artwork is a “Cylinder, Cone or Sphere.” </w:t>
      </w:r>
    </w:p>
  </w:footnote>
  <w:footnote w:id="3">
    <w:p w:rsidR="00000000" w:rsidDel="00000000" w:rsidP="00000000" w:rsidRDefault="00000000" w:rsidRPr="00000000" w14:paraId="0000018B">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question is only required if you selected “Yes” in the previous question. </w:t>
      </w:r>
    </w:p>
  </w:footnote>
  <w:footnote w:id="4">
    <w:p w:rsidR="00000000" w:rsidDel="00000000" w:rsidP="00000000" w:rsidRDefault="00000000" w:rsidRPr="00000000" w14:paraId="0000018C">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question is only required if you selected “Yes” in the previous question. </w:t>
      </w:r>
    </w:p>
  </w:footnote>
  <w:footnote w:id="5">
    <w:p w:rsidR="00000000" w:rsidDel="00000000" w:rsidP="00000000" w:rsidRDefault="00000000" w:rsidRPr="00000000" w14:paraId="0000018D">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question is only required if you selected “Yes” in the previous question. </w:t>
      </w:r>
    </w:p>
  </w:footnote>
  <w:footnote w:id="6">
    <w:p w:rsidR="00000000" w:rsidDel="00000000" w:rsidP="00000000" w:rsidRDefault="00000000" w:rsidRPr="00000000" w14:paraId="0000018E">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question is only required if you selected “Yes” in the previous question. </w:t>
      </w:r>
    </w:p>
    <w:p w:rsidR="00000000" w:rsidDel="00000000" w:rsidP="00000000" w:rsidRDefault="00000000" w:rsidRPr="00000000" w14:paraId="0000018F">
      <w:pPr>
        <w:pageBreakBefore w:val="0"/>
        <w:spacing w:line="240" w:lineRule="auto"/>
        <w:rPr>
          <w:sz w:val="20"/>
          <w:szCs w:val="20"/>
        </w:rPr>
      </w:pPr>
      <w:r w:rsidDel="00000000" w:rsidR="00000000" w:rsidRPr="00000000">
        <w:rPr>
          <w:rtl w:val="0"/>
        </w:rPr>
      </w:r>
    </w:p>
  </w:footnote>
  <w:footnote w:id="7">
    <w:p w:rsidR="00000000" w:rsidDel="00000000" w:rsidP="00000000" w:rsidRDefault="00000000" w:rsidRPr="00000000" w14:paraId="00000190">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question is only required if you selected yes to the first fire question. </w:t>
      </w:r>
    </w:p>
  </w:footnote>
  <w:footnote w:id="8">
    <w:p w:rsidR="00000000" w:rsidDel="00000000" w:rsidP="00000000" w:rsidRDefault="00000000" w:rsidRPr="00000000" w14:paraId="00000191">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question is only required if you selected “Yes” in the previous question. </w:t>
      </w:r>
    </w:p>
    <w:p w:rsidR="00000000" w:rsidDel="00000000" w:rsidP="00000000" w:rsidRDefault="00000000" w:rsidRPr="00000000" w14:paraId="00000192">
      <w:pPr>
        <w:pageBreakBefore w:val="0"/>
        <w:spacing w:line="240" w:lineRule="auto"/>
        <w:rPr>
          <w:sz w:val="20"/>
          <w:szCs w:val="20"/>
        </w:rPr>
      </w:pPr>
      <w:r w:rsidDel="00000000" w:rsidR="00000000" w:rsidRPr="00000000">
        <w:rPr>
          <w:rtl w:val="0"/>
        </w:rPr>
      </w:r>
    </w:p>
  </w:footnote>
  <w:footnote w:id="9">
    <w:p w:rsidR="00000000" w:rsidDel="00000000" w:rsidP="00000000" w:rsidRDefault="00000000" w:rsidRPr="00000000" w14:paraId="00000193">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question is only required if you selected yes to the first fire question. </w:t>
      </w:r>
    </w:p>
  </w:footnote>
  <w:footnote w:id="10">
    <w:p w:rsidR="00000000" w:rsidDel="00000000" w:rsidP="00000000" w:rsidRDefault="00000000" w:rsidRPr="00000000" w14:paraId="00000194">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question is only required if you selected “Yes” in the previous question.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burningman.org/event/art-performance/playa-art/leave-no-trace-for-artists/" TargetMode="External"/><Relationship Id="rId13" Type="http://schemas.openxmlformats.org/officeDocument/2006/relationships/image" Target="media/image1.jpg"/><Relationship Id="rId12" Type="http://schemas.openxmlformats.org/officeDocument/2006/relationships/hyperlink" Target="http://www.enable-javascript.co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burningman.org/culture/philosophical-center/10-principles/" TargetMode="External"/><Relationship Id="rId15" Type="http://schemas.openxmlformats.org/officeDocument/2006/relationships/header" Target="header1.xml"/><Relationship Id="rId14" Type="http://schemas.openxmlformats.org/officeDocument/2006/relationships/hyperlink" Target="https://www.youtube.com/watch?v=R0FOq6U-jEo"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burningman.org/event/art-performance/playa-art/building-safe-struct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